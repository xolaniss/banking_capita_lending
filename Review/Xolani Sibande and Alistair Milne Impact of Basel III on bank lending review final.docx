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D33A1" w14:textId="4105C852" w:rsidR="00B37C0F" w:rsidRPr="00B37C0F" w:rsidRDefault="00B37C0F" w:rsidP="00B37C0F">
      <w:pPr>
        <w:pStyle w:val="BodyText"/>
        <w:jc w:val="center"/>
        <w:rPr>
          <w:sz w:val="28"/>
          <w:szCs w:val="28"/>
          <w:lang w:val="en-ZA"/>
        </w:rPr>
      </w:pPr>
      <w:bookmarkStart w:id="2" w:name="introduction"/>
      <w:r w:rsidRPr="00B37C0F">
        <w:rPr>
          <w:sz w:val="28"/>
          <w:szCs w:val="28"/>
          <w:lang w:val="en-ZA"/>
        </w:rPr>
        <w:t xml:space="preserve">The impact of Basel III implementation on bank lending in South Africa </w:t>
      </w:r>
    </w:p>
    <w:p w14:paraId="4E85FCE4" w14:textId="17BF0158" w:rsidR="00FE0F87" w:rsidRDefault="00FE0F87" w:rsidP="00FE0F87">
      <w:pPr>
        <w:pStyle w:val="BodyText"/>
        <w:jc w:val="center"/>
      </w:pPr>
      <w:r>
        <w:t>Xolani Sibande</w:t>
      </w:r>
      <w:r>
        <w:rPr>
          <w:rStyle w:val="FootnoteReference"/>
        </w:rPr>
        <w:footnoteReference w:id="2"/>
      </w:r>
      <w:r>
        <w:t xml:space="preserve"> </w:t>
      </w:r>
      <w:r w:rsidR="00B424BD">
        <w:t xml:space="preserve">and </w:t>
      </w:r>
      <w:r>
        <w:t>Alistair Milne</w:t>
      </w:r>
      <w:r w:rsidR="00B37C0F">
        <w:rPr>
          <w:rStyle w:val="FootnoteReference"/>
        </w:rPr>
        <w:footnoteReference w:id="3"/>
      </w:r>
    </w:p>
    <w:p w14:paraId="0543844F" w14:textId="77777777" w:rsidR="00FE0F87" w:rsidRDefault="00FE0F87" w:rsidP="00FE0F87">
      <w:pPr>
        <w:pStyle w:val="BodyText"/>
        <w:jc w:val="center"/>
      </w:pPr>
    </w:p>
    <w:p w14:paraId="0A377723" w14:textId="63A5D06D" w:rsidR="00FE0F87" w:rsidRPr="005B3253" w:rsidRDefault="00FE0F87" w:rsidP="00FE0F87">
      <w:pPr>
        <w:pStyle w:val="BodyText"/>
        <w:jc w:val="center"/>
        <w:rPr>
          <w:sz w:val="20"/>
        </w:rPr>
      </w:pPr>
      <w:r>
        <w:rPr>
          <w:sz w:val="20"/>
        </w:rPr>
        <w:t xml:space="preserve">This version: </w:t>
      </w:r>
      <w:ins w:id="3" w:author="Xolani Sibande" w:date="2023-11-29T08:24:00Z">
        <w:r w:rsidR="005C695D">
          <w:rPr>
            <w:sz w:val="20"/>
          </w:rPr>
          <w:t>D</w:t>
        </w:r>
      </w:ins>
      <w:ins w:id="4" w:author="Xolani Sibande" w:date="2023-11-29T08:25:00Z">
        <w:r w:rsidR="005C695D">
          <w:rPr>
            <w:sz w:val="20"/>
          </w:rPr>
          <w:t>ecember</w:t>
        </w:r>
      </w:ins>
      <w:del w:id="5" w:author="Xolani Sibande" w:date="2023-11-29T08:24:00Z">
        <w:r w:rsidR="00B37C0F" w:rsidDel="005C695D">
          <w:rPr>
            <w:sz w:val="20"/>
          </w:rPr>
          <w:delText>May 15</w:delText>
        </w:r>
      </w:del>
      <w:r w:rsidRPr="005B3253">
        <w:rPr>
          <w:sz w:val="20"/>
        </w:rPr>
        <w:t>, 2023</w:t>
      </w:r>
    </w:p>
    <w:p w14:paraId="0CE2222E" w14:textId="77777777" w:rsidR="00FE0F87" w:rsidRDefault="00FE0F87" w:rsidP="00FE0F87">
      <w:pPr>
        <w:pStyle w:val="BodyText"/>
        <w:jc w:val="center"/>
        <w:rPr>
          <w:b/>
          <w:bCs/>
          <w:sz w:val="20"/>
        </w:rPr>
      </w:pPr>
      <w:r w:rsidRPr="005B3253">
        <w:rPr>
          <w:b/>
          <w:bCs/>
          <w:sz w:val="20"/>
        </w:rPr>
        <w:t>Abstract</w:t>
      </w:r>
    </w:p>
    <w:p w14:paraId="086205DE" w14:textId="01483187" w:rsidR="00B37C0F" w:rsidRDefault="00B37C0F" w:rsidP="00B37C0F">
      <w:pPr>
        <w:pStyle w:val="BodyText"/>
      </w:pPr>
      <w:r w:rsidRPr="00FE0F87">
        <w:t xml:space="preserve">This study </w:t>
      </w:r>
      <w:r w:rsidR="00ED06C5">
        <w:t>investigates</w:t>
      </w:r>
      <w:r w:rsidRPr="00FE0F87">
        <w:t xml:space="preserve"> the impact of the Basel III capital requirement on </w:t>
      </w:r>
      <w:r w:rsidR="00ED06C5">
        <w:t xml:space="preserve">the supply of bank credit </w:t>
      </w:r>
      <w:r w:rsidRPr="00FE0F87">
        <w:t xml:space="preserve">in South Africa. </w:t>
      </w:r>
      <w:r w:rsidR="008F73B5">
        <w:t>The literature offers greatly</w:t>
      </w:r>
      <w:r w:rsidR="00ED06C5">
        <w:t xml:space="preserve"> </w:t>
      </w:r>
      <w:r w:rsidR="00896B97">
        <w:t>varying estimates of the impact of bank capital requirements</w:t>
      </w:r>
      <w:r w:rsidR="008F73B5">
        <w:t xml:space="preserve"> on loan supply. </w:t>
      </w:r>
      <w:del w:id="6" w:author="Xolani Sibande" w:date="2023-11-29T08:25:00Z">
        <w:r w:rsidR="00896B97" w:rsidDel="005C695D">
          <w:delText xml:space="preserve"> </w:delText>
        </w:r>
      </w:del>
      <w:r w:rsidR="008F73B5">
        <w:t xml:space="preserve">Using a specification closely modelled on the related study of </w:t>
      </w:r>
      <w:r w:rsidR="000F6F3F">
        <w:t>Peru by</w:t>
      </w:r>
      <w:r w:rsidRPr="00FE0F87">
        <w:t xml:space="preserve"> Fang et al. (2020),</w:t>
      </w:r>
      <w:r w:rsidR="00B424BD">
        <w:t xml:space="preserve"> </w:t>
      </w:r>
      <w:r w:rsidR="000F6F3F">
        <w:t>we report</w:t>
      </w:r>
      <w:r w:rsidRPr="00FE0F87">
        <w:t xml:space="preserve"> panel regressions using monthly balance sheet data f</w:t>
      </w:r>
      <w:r w:rsidR="000F6F3F">
        <w:t>or</w:t>
      </w:r>
      <w:r w:rsidRPr="00FE0F87">
        <w:t xml:space="preserve"> the biggest four banks</w:t>
      </w:r>
      <w:r w:rsidR="000F6F3F">
        <w:t xml:space="preserve"> in South Africa </w:t>
      </w:r>
      <w:r w:rsidR="000849F7">
        <w:t xml:space="preserve">distinguishing </w:t>
      </w:r>
      <w:r w:rsidR="00586410">
        <w:t>three</w:t>
      </w:r>
      <w:r w:rsidR="000849F7">
        <w:t xml:space="preserve"> different categ</w:t>
      </w:r>
      <w:r w:rsidR="00586410">
        <w:t>o</w:t>
      </w:r>
      <w:r w:rsidR="000849F7">
        <w:t xml:space="preserve">ries of </w:t>
      </w:r>
      <w:r w:rsidR="00B424BD">
        <w:t>bank lending</w:t>
      </w:r>
      <w:r w:rsidR="000849F7">
        <w:t xml:space="preserve"> </w:t>
      </w:r>
      <w:r w:rsidR="00586410">
        <w:t xml:space="preserve">for both household and corporate borrowers; </w:t>
      </w:r>
      <w:del w:id="7" w:author="Xolani Sibande" w:date="2023-11-29T09:25:00Z">
        <w:r w:rsidR="000849F7" w:rsidDel="00A12FCA">
          <w:delText>and</w:delText>
        </w:r>
        <w:r w:rsidR="00586410" w:rsidDel="00A12FCA">
          <w:delText xml:space="preserve"> also</w:delText>
        </w:r>
      </w:del>
      <w:ins w:id="8" w:author="Xolani Sibande" w:date="2023-11-29T09:25:00Z">
        <w:r w:rsidR="00A12FCA">
          <w:t>and</w:t>
        </w:r>
      </w:ins>
      <w:r w:rsidR="00586410">
        <w:t xml:space="preserve"> reporting</w:t>
      </w:r>
      <w:r w:rsidR="000849F7">
        <w:t xml:space="preserve"> a complementary </w:t>
      </w:r>
      <w:r w:rsidR="008A6F2F">
        <w:t>local projection estimate</w:t>
      </w:r>
      <w:del w:id="9" w:author="Xolani Sibande" w:date="2023-11-29T09:25:00Z">
        <w:r w:rsidR="008A6F2F" w:rsidDel="00A12FCA">
          <w:delText>4</w:delText>
        </w:r>
      </w:del>
      <w:r w:rsidR="008A6F2F">
        <w:t>s to capture dynamic impacts. We find</w:t>
      </w:r>
      <w:r w:rsidR="00FA2BF9">
        <w:t xml:space="preserve"> </w:t>
      </w:r>
      <w:r w:rsidR="008A6F2F">
        <w:t xml:space="preserve">little evidence that the introduction of higher capital requirements </w:t>
      </w:r>
      <w:r w:rsidR="00FA2BF9">
        <w:t>under Basel III has reduced the supply of bank credit in South Africa. W</w:t>
      </w:r>
      <w:r w:rsidRPr="00FE0F87">
        <w:t>e surmise this is mainly due to the</w:t>
      </w:r>
      <w:r w:rsidR="00FA2BF9">
        <w:t xml:space="preserve"> large</w:t>
      </w:r>
      <w:r w:rsidRPr="00FE0F87">
        <w:t xml:space="preserve"> banks being well-capitalised</w:t>
      </w:r>
      <w:r w:rsidR="00FA2BF9">
        <w:t xml:space="preserve"> and operating with large </w:t>
      </w:r>
      <w:r w:rsidRPr="00FE0F87">
        <w:t>buffers</w:t>
      </w:r>
      <w:r w:rsidR="00FA2BF9">
        <w:t xml:space="preserve"> of capital over and above regulatory minimum requ</w:t>
      </w:r>
      <w:r w:rsidR="0089141A">
        <w:t>ir</w:t>
      </w:r>
      <w:r w:rsidR="00FA2BF9">
        <w:t>eme</w:t>
      </w:r>
      <w:r w:rsidR="0089141A">
        <w:t>nt</w:t>
      </w:r>
      <w:r w:rsidR="00FA2BF9">
        <w:t>s</w:t>
      </w:r>
      <w:r w:rsidR="00586410">
        <w:t>.</w:t>
      </w:r>
    </w:p>
    <w:p w14:paraId="7B51615D" w14:textId="77777777" w:rsidR="00B37C0F" w:rsidRPr="00B37C0F" w:rsidRDefault="00FE0F87" w:rsidP="00B37C0F">
      <w:pPr>
        <w:pStyle w:val="BodyText"/>
        <w:spacing w:line="240" w:lineRule="auto"/>
        <w:rPr>
          <w:sz w:val="20"/>
          <w:lang w:val="en-ZA"/>
        </w:rPr>
      </w:pPr>
      <w:r w:rsidRPr="005B3253">
        <w:rPr>
          <w:b/>
          <w:bCs/>
          <w:sz w:val="20"/>
        </w:rPr>
        <w:t>Keywords:</w:t>
      </w:r>
      <w:r>
        <w:rPr>
          <w:b/>
          <w:bCs/>
          <w:sz w:val="20"/>
        </w:rPr>
        <w:t xml:space="preserve"> </w:t>
      </w:r>
      <w:r w:rsidR="00B37C0F" w:rsidRPr="00B37C0F">
        <w:rPr>
          <w:sz w:val="20"/>
          <w:lang w:val="en-ZA"/>
        </w:rPr>
        <w:t xml:space="preserve">Bank capital, Bank regulation, Credit </w:t>
      </w:r>
    </w:p>
    <w:p w14:paraId="5145CC18" w14:textId="77777777" w:rsidR="00D20E4A" w:rsidRDefault="00FE0F87" w:rsidP="0050345B">
      <w:pPr>
        <w:pStyle w:val="BodyText"/>
        <w:spacing w:line="240" w:lineRule="auto"/>
        <w:rPr>
          <w:sz w:val="20"/>
          <w:lang w:val="en-ZA"/>
        </w:rPr>
        <w:sectPr w:rsidR="00D20E4A" w:rsidSect="00153598">
          <w:headerReference w:type="even" r:id="rId8"/>
          <w:headerReference w:type="default" r:id="rId9"/>
          <w:footerReference w:type="even" r:id="rId10"/>
          <w:footerReference w:type="default" r:id="rId11"/>
          <w:headerReference w:type="first" r:id="rId12"/>
          <w:footerReference w:type="first" r:id="rId13"/>
          <w:footnotePr>
            <w:numFmt w:val="chicago"/>
            <w:numRestart w:val="eachSect"/>
          </w:footnotePr>
          <w:pgSz w:w="11907" w:h="16840" w:code="9"/>
          <w:pgMar w:top="1418" w:right="1418" w:bottom="1418" w:left="1418" w:header="720" w:footer="720" w:gutter="0"/>
          <w:cols w:space="720"/>
        </w:sectPr>
      </w:pPr>
      <w:r w:rsidRPr="005B3253">
        <w:rPr>
          <w:b/>
          <w:bCs/>
          <w:sz w:val="20"/>
        </w:rPr>
        <w:t>JEL Codes</w:t>
      </w:r>
      <w:r w:rsidRPr="005B3253">
        <w:rPr>
          <w:sz w:val="20"/>
        </w:rPr>
        <w:t xml:space="preserve">: </w:t>
      </w:r>
      <w:r w:rsidR="00B37C0F" w:rsidRPr="00B37C0F">
        <w:rPr>
          <w:sz w:val="20"/>
          <w:lang w:val="en-ZA"/>
        </w:rPr>
        <w:t>G01, G18, G28, G32, G38</w:t>
      </w:r>
    </w:p>
    <w:p w14:paraId="4437541A" w14:textId="4B46674A" w:rsidR="00370EF6" w:rsidRDefault="00D00CD1" w:rsidP="00876958">
      <w:pPr>
        <w:pStyle w:val="Heading1"/>
      </w:pPr>
      <w:r>
        <w:lastRenderedPageBreak/>
        <w:t>1</w:t>
      </w:r>
      <w:r>
        <w:tab/>
        <w:t>Introduction</w:t>
      </w:r>
    </w:p>
    <w:p w14:paraId="0007C430" w14:textId="0A96EC4B" w:rsidR="00370EF6" w:rsidRDefault="00D00CD1" w:rsidP="00AA195D">
      <w:r>
        <w:t xml:space="preserve">This paper investigates the impact </w:t>
      </w:r>
      <w:r w:rsidR="00920C1E">
        <w:t xml:space="preserve">on bank credit supply </w:t>
      </w:r>
      <w:r>
        <w:t>of the higher regulatory capital requirements of the implementation of the Basel III in South Africa between 2013 and 2019.</w:t>
      </w:r>
      <w:r w:rsidR="00AA195D">
        <w:t xml:space="preserve"> </w:t>
      </w:r>
      <w:r>
        <w:t xml:space="preserve">Following </w:t>
      </w:r>
      <w:r w:rsidR="003A49CC">
        <w:t>earlier</w:t>
      </w:r>
      <w:r>
        <w:t xml:space="preserve"> literature, the investigation reported here focuses on the impact of changes in minimum required levels of bank capital </w:t>
      </w:r>
      <w:del w:id="10" w:author="Xolani Sibande" w:date="2023-11-29T08:25:00Z">
        <w:r w:rsidDel="005C695D">
          <w:delText>and also</w:delText>
        </w:r>
      </w:del>
      <w:ins w:id="11" w:author="Xolani Sibande" w:date="2023-11-29T08:25:00Z">
        <w:r w:rsidR="005C695D">
          <w:t>and</w:t>
        </w:r>
      </w:ins>
      <w:r>
        <w:t xml:space="preserve"> of changes in the ‘buffers’ of capital and liquidity above these minima. The principal data employed is monthly balance sheet data, for the four largest South African banks, which together account for more than 80% of bank assets in South Africa. This data is both higher frequency (monthly) and more detailed (distinguishing several categories of both corporate and household credit) than the data used in other related empirical studies.</w:t>
      </w:r>
    </w:p>
    <w:p w14:paraId="44FE1D7C" w14:textId="49A47E44" w:rsidR="00370EF6" w:rsidRDefault="00D00CD1">
      <w:pPr>
        <w:pStyle w:val="BodyText"/>
      </w:pPr>
      <w:r>
        <w:t xml:space="preserve">This focus on a small set of large banks has some advantages. The business models of these banks are similar. They all use sophisticated tools of capital management and take a substantial proportion of funding as wholesale deposits from non-financial corporates and non-bank financial institutions which impacts </w:t>
      </w:r>
      <w:del w:id="12" w:author="Xolani Sibande" w:date="2023-11-29T08:25:00Z">
        <w:r w:rsidDel="005C695D">
          <w:delText>in particular on</w:delText>
        </w:r>
      </w:del>
      <w:ins w:id="13" w:author="Xolani Sibande" w:date="2023-11-29T08:25:00Z">
        <w:r w:rsidR="005C695D">
          <w:t>on</w:t>
        </w:r>
      </w:ins>
      <w:r>
        <w:t xml:space="preserve"> their Basel III net stable funding ratios. It also though has the disadvantage of providing only a relative small data set, over a period in which banks faced no substantial problems of balance sheet capital</w:t>
      </w:r>
      <w:r w:rsidR="00D14FF7">
        <w:t xml:space="preserve"> management</w:t>
      </w:r>
      <w:r>
        <w:t>.</w:t>
      </w:r>
    </w:p>
    <w:p w14:paraId="09182792" w14:textId="714CB5DF" w:rsidR="00370EF6" w:rsidRDefault="00D00CD1">
      <w:pPr>
        <w:pStyle w:val="BodyText"/>
      </w:pPr>
      <w:r>
        <w:t xml:space="preserve">Section 2 is our literature review. This summarises the findings of similar empirical studies of the impact of changes in capital and capital requirements on bank credit supply, most of which are for developed countries. </w:t>
      </w:r>
      <w:r w:rsidR="00D14FF7">
        <w:t xml:space="preserve">It </w:t>
      </w:r>
      <w:r w:rsidR="00625225">
        <w:t xml:space="preserve">states </w:t>
      </w:r>
      <w:r w:rsidR="009F703D">
        <w:t xml:space="preserve">several </w:t>
      </w:r>
      <w:r w:rsidR="00625225">
        <w:t>grounds for caution about the interpretation of the reported coefficie</w:t>
      </w:r>
      <w:r w:rsidR="009C5BCB">
        <w:t xml:space="preserve">nts in </w:t>
      </w:r>
      <w:r w:rsidR="00170683">
        <w:t>existing</w:t>
      </w:r>
      <w:r w:rsidR="009C5BCB">
        <w:t xml:space="preserve"> studies. </w:t>
      </w:r>
      <w:r>
        <w:t xml:space="preserve">Section 3 summarise the key developments in South African banking over our sample period. These include: the recovery of the banking sector from the impact of the global financial crisis 2009-2011 and an associated rebuilding of capital buffers, and the phasing in of Basel III from 2013 to 2019. Section 4 describes our data set and sets out our empirical specification. </w:t>
      </w:r>
      <w:r w:rsidR="00763365">
        <w:t xml:space="preserve">Section 5 presents our main results. </w:t>
      </w:r>
      <w:r>
        <w:t>Section 6 concludes.</w:t>
      </w:r>
      <w:r w:rsidR="00494800">
        <w:t xml:space="preserve"> Th</w:t>
      </w:r>
      <w:r w:rsidR="002C2D6C">
        <w:t>ere are three</w:t>
      </w:r>
      <w:r w:rsidR="00494800">
        <w:t xml:space="preserve"> Appendices</w:t>
      </w:r>
      <w:r w:rsidR="002C2D6C">
        <w:t>: one</w:t>
      </w:r>
      <w:r w:rsidR="00494800">
        <w:t xml:space="preserve"> provid</w:t>
      </w:r>
      <w:r w:rsidR="002C2D6C">
        <w:t>ing</w:t>
      </w:r>
      <w:r w:rsidR="00494800">
        <w:t xml:space="preserve"> a theoretical framework</w:t>
      </w:r>
      <w:r w:rsidR="00DA7A67">
        <w:t xml:space="preserve"> for understanding the impact of bank capital on the supply lending</w:t>
      </w:r>
      <w:r w:rsidR="002C2D6C">
        <w:t xml:space="preserve">; a second </w:t>
      </w:r>
      <w:r w:rsidR="004A4EC6">
        <w:t>details o</w:t>
      </w:r>
      <w:r w:rsidR="002C2D6C">
        <w:t>f</w:t>
      </w:r>
      <w:r w:rsidR="004A4EC6">
        <w:t xml:space="preserve"> data sources and </w:t>
      </w:r>
      <w:r w:rsidR="002C2D6C">
        <w:t xml:space="preserve">a third some </w:t>
      </w:r>
      <w:r w:rsidR="004A4EC6">
        <w:t xml:space="preserve">alternative </w:t>
      </w:r>
      <w:r w:rsidR="00763365">
        <w:t>estimation results.</w:t>
      </w:r>
    </w:p>
    <w:p w14:paraId="662EF0F1" w14:textId="77777777" w:rsidR="00AA195D" w:rsidRDefault="00AA195D">
      <w:pPr>
        <w:pStyle w:val="BodyText"/>
      </w:pPr>
    </w:p>
    <w:p w14:paraId="7EB2CD00" w14:textId="77777777" w:rsidR="00370EF6" w:rsidRDefault="00D00CD1" w:rsidP="00876958">
      <w:pPr>
        <w:pStyle w:val="Heading1"/>
      </w:pPr>
      <w:bookmarkStart w:id="14" w:name="literature"/>
      <w:bookmarkEnd w:id="2"/>
      <w:r>
        <w:lastRenderedPageBreak/>
        <w:t>2</w:t>
      </w:r>
      <w:r>
        <w:tab/>
        <w:t>Existing empirical literature</w:t>
      </w:r>
    </w:p>
    <w:p w14:paraId="20C07DA1" w14:textId="470B2B5E" w:rsidR="00F30F1F" w:rsidRDefault="00F30F1F">
      <w:r>
        <w:t xml:space="preserve">This section provides an overview of the empirical literature on </w:t>
      </w:r>
      <w:r w:rsidR="00D1168E">
        <w:t>the impact of bank capital, bank regulatory requirements and of bank capital buffers (the difference between capital and capital requirements) on the supply of bank credit.</w:t>
      </w:r>
      <w:r w:rsidR="00FF15E3">
        <w:rPr>
          <w:rStyle w:val="FootnoteReference"/>
        </w:rPr>
        <w:footnoteReference w:id="4"/>
      </w:r>
      <w:r w:rsidR="00D1168E">
        <w:t xml:space="preserve"> </w:t>
      </w:r>
      <w:r w:rsidR="00F17E0E">
        <w:t>The</w:t>
      </w:r>
      <w:r w:rsidR="00004B77">
        <w:t xml:space="preserve"> estimation</w:t>
      </w:r>
      <w:r w:rsidR="008B59AF">
        <w:t xml:space="preserve"> attempted in this empirical literature</w:t>
      </w:r>
      <w:r w:rsidR="00004B77">
        <w:t xml:space="preserve"> is extremely challenging. </w:t>
      </w:r>
      <w:r w:rsidR="005E6DA2">
        <w:t>One reason</w:t>
      </w:r>
      <w:r w:rsidR="008B59AF">
        <w:t xml:space="preserve"> for this</w:t>
      </w:r>
      <w:r w:rsidR="005E6DA2">
        <w:t xml:space="preserve">, </w:t>
      </w:r>
      <w:r w:rsidR="008B59AF">
        <w:t>a prediction of</w:t>
      </w:r>
      <w:r w:rsidR="00004B77">
        <w:t xml:space="preserve"> the theory of bank capital </w:t>
      </w:r>
      <w:r w:rsidR="00F51345">
        <w:t>a</w:t>
      </w:r>
      <w:r w:rsidR="00004B77">
        <w:t xml:space="preserve">s summarised in Appendix </w:t>
      </w:r>
      <w:ins w:id="17" w:author="Xolani Sibande" w:date="2023-11-29T09:09:00Z">
        <w:r w:rsidR="008E305E">
          <w:t>A</w:t>
        </w:r>
      </w:ins>
      <w:del w:id="18" w:author="Xolani Sibande" w:date="2023-11-29T09:09:00Z">
        <w:r w:rsidR="00004B77" w:rsidDel="008E305E">
          <w:delText>1</w:delText>
        </w:r>
      </w:del>
      <w:r w:rsidR="005E6DA2">
        <w:t>, is</w:t>
      </w:r>
      <w:r w:rsidR="00004B77">
        <w:t xml:space="preserve"> that the relationships involved </w:t>
      </w:r>
      <w:r w:rsidR="005E6DA2">
        <w:t>are</w:t>
      </w:r>
      <w:r w:rsidR="00004B77">
        <w:t xml:space="preserve"> highly non-linear</w:t>
      </w:r>
      <w:r w:rsidR="00F51345">
        <w:t xml:space="preserve">. </w:t>
      </w:r>
      <w:r w:rsidR="0097421E">
        <w:t xml:space="preserve">For well capitalised banks </w:t>
      </w:r>
      <w:r w:rsidR="005066E2">
        <w:t>with substantial capital buffers</w:t>
      </w:r>
      <w:r w:rsidR="00E24C2C">
        <w:t xml:space="preserve">, </w:t>
      </w:r>
      <w:r w:rsidR="000770A2">
        <w:t>whe</w:t>
      </w:r>
      <w:r w:rsidR="009113E9">
        <w:t>n</w:t>
      </w:r>
      <w:r w:rsidR="000770A2">
        <w:t xml:space="preserve"> </w:t>
      </w:r>
      <w:r w:rsidR="00E24C2C">
        <w:t xml:space="preserve">there is </w:t>
      </w:r>
      <w:r w:rsidR="00823DA9">
        <w:t>very low probability of</w:t>
      </w:r>
      <w:r w:rsidR="00E24C2C">
        <w:t xml:space="preserve"> breaching </w:t>
      </w:r>
      <w:r w:rsidR="00711DFB">
        <w:t xml:space="preserve">minimum </w:t>
      </w:r>
      <w:r w:rsidR="00E24C2C">
        <w:t>required cap</w:t>
      </w:r>
      <w:r w:rsidR="000770A2">
        <w:t xml:space="preserve">ital requirements </w:t>
      </w:r>
      <w:r w:rsidR="00C22667">
        <w:t>over the period</w:t>
      </w:r>
      <w:r w:rsidR="00711DFB">
        <w:t xml:space="preserve"> for which credit is extended</w:t>
      </w:r>
      <w:r w:rsidR="00823DA9">
        <w:t xml:space="preserve">, then </w:t>
      </w:r>
      <w:r w:rsidR="004834F3">
        <w:t xml:space="preserve">changes in </w:t>
      </w:r>
      <w:r w:rsidR="005066E2">
        <w:t xml:space="preserve">the level of bank capital or of required regulatory requirements have a relatively small impact on </w:t>
      </w:r>
      <w:r w:rsidR="00C93A7B">
        <w:t xml:space="preserve">overall cost of funding and </w:t>
      </w:r>
      <w:r w:rsidR="00F87171">
        <w:t xml:space="preserve">credit </w:t>
      </w:r>
      <w:r w:rsidR="00C93A7B">
        <w:t>supply</w:t>
      </w:r>
      <w:r w:rsidR="00B55B88">
        <w:t xml:space="preserve">. </w:t>
      </w:r>
      <w:r w:rsidR="00F87171">
        <w:t>As</w:t>
      </w:r>
      <w:r w:rsidR="00E24C2C">
        <w:t xml:space="preserve"> capital buffers fall </w:t>
      </w:r>
      <w:r w:rsidR="00F87171">
        <w:t>the probability of a breach of minimum capital requirements increases</w:t>
      </w:r>
      <w:r w:rsidR="009113E9">
        <w:t xml:space="preserve"> </w:t>
      </w:r>
      <w:r w:rsidR="007B5F21">
        <w:t>non-monotonically</w:t>
      </w:r>
      <w:r w:rsidR="0025116A">
        <w:t xml:space="preserve"> as buffers fall towards zero</w:t>
      </w:r>
      <w:r w:rsidR="007B5F21">
        <w:t>, at first only slightly and then much more substantially</w:t>
      </w:r>
      <w:r w:rsidR="0025116A">
        <w:t>. The impact of a change in capital requirements on</w:t>
      </w:r>
      <w:r w:rsidR="00F507FF">
        <w:t xml:space="preserve"> credit supply increases non-monoton</w:t>
      </w:r>
      <w:r w:rsidR="00534DFB">
        <w:t>i</w:t>
      </w:r>
      <w:r w:rsidR="00F507FF">
        <w:t xml:space="preserve">cally along with the increase in </w:t>
      </w:r>
      <w:r w:rsidR="0025116A">
        <w:t>probability of breach</w:t>
      </w:r>
      <w:r w:rsidR="00F507FF">
        <w:t>.</w:t>
      </w:r>
      <w:r w:rsidR="00951AD8">
        <w:t xml:space="preserve"> </w:t>
      </w:r>
    </w:p>
    <w:p w14:paraId="7D5D3322" w14:textId="018CE1E9" w:rsidR="00534DFB" w:rsidRDefault="00534DFB">
      <w:r>
        <w:t xml:space="preserve">A second reason is </w:t>
      </w:r>
      <w:r w:rsidR="00C26834">
        <w:t xml:space="preserve">the confounding impact of </w:t>
      </w:r>
      <w:r w:rsidR="004B56C0">
        <w:t xml:space="preserve">both </w:t>
      </w:r>
      <w:r w:rsidR="00C26834">
        <w:t>credit demand</w:t>
      </w:r>
      <w:r w:rsidR="004B56C0">
        <w:t xml:space="preserve"> and of banks own </w:t>
      </w:r>
      <w:r w:rsidR="00AA5BF8">
        <w:t>risk and capital management</w:t>
      </w:r>
      <w:r w:rsidR="004B56C0">
        <w:t>. For example</w:t>
      </w:r>
      <w:r w:rsidR="006C1B52">
        <w:t>,</w:t>
      </w:r>
      <w:r w:rsidR="004B56C0">
        <w:t xml:space="preserve"> </w:t>
      </w:r>
      <w:r w:rsidR="00FA195D">
        <w:t xml:space="preserve">bank capital may fall and </w:t>
      </w:r>
      <w:r w:rsidR="004B56C0">
        <w:t xml:space="preserve">bank capital requirements may be increased </w:t>
      </w:r>
      <w:r w:rsidR="00AA5BF8">
        <w:t xml:space="preserve">at the same time as the bank’s </w:t>
      </w:r>
      <w:del w:id="19" w:author="Xolani Sibande" w:date="2023-11-29T08:57:00Z">
        <w:r w:rsidR="00AA5BF8" w:rsidDel="00531C13">
          <w:delText>own  borrowers</w:delText>
        </w:r>
      </w:del>
      <w:ins w:id="20" w:author="Xolani Sibande" w:date="2023-11-29T08:57:00Z">
        <w:r w:rsidR="00531C13">
          <w:t>own borrowers</w:t>
        </w:r>
      </w:ins>
      <w:r w:rsidR="00AA5BF8">
        <w:t xml:space="preserve"> are reducing demand for credit</w:t>
      </w:r>
      <w:r w:rsidR="00FA195D">
        <w:t>;</w:t>
      </w:r>
      <w:r w:rsidR="00AA5BF8">
        <w:t xml:space="preserve"> and </w:t>
      </w:r>
      <w:r w:rsidR="00181597">
        <w:t>additionally</w:t>
      </w:r>
      <w:r w:rsidR="00AA5BF8">
        <w:t xml:space="preserve"> the bank itself </w:t>
      </w:r>
      <w:r w:rsidR="00181597">
        <w:t>may be</w:t>
      </w:r>
      <w:r w:rsidR="00AA5BF8">
        <w:t xml:space="preserve"> </w:t>
      </w:r>
      <w:r w:rsidR="00902832">
        <w:t>increasing its assessment</w:t>
      </w:r>
      <w:r w:rsidR="00181597">
        <w:t>s</w:t>
      </w:r>
      <w:r w:rsidR="00902832">
        <w:t xml:space="preserve"> </w:t>
      </w:r>
      <w:r w:rsidR="00181597">
        <w:t xml:space="preserve">of </w:t>
      </w:r>
      <w:r w:rsidR="00902832">
        <w:t>borrower’s risk of default</w:t>
      </w:r>
      <w:r w:rsidR="00181597">
        <w:t xml:space="preserve">. For both these reasons banks may </w:t>
      </w:r>
      <w:r w:rsidR="00902832">
        <w:t>reduc</w:t>
      </w:r>
      <w:r w:rsidR="00181597">
        <w:t>e</w:t>
      </w:r>
      <w:r w:rsidR="00902832">
        <w:t xml:space="preserve"> lending to that borrower independently of any associated change in </w:t>
      </w:r>
      <w:r w:rsidR="006F7C22">
        <w:t>capital requirements or capital buffers. Furthermore</w:t>
      </w:r>
      <w:r w:rsidR="000442DD">
        <w:t>,</w:t>
      </w:r>
      <w:r w:rsidR="006F7C22">
        <w:t xml:space="preserve"> </w:t>
      </w:r>
      <w:r w:rsidR="0030110A">
        <w:t>it is also necessary to take account of the dynamics of bank capital management</w:t>
      </w:r>
      <w:r w:rsidR="00DC2189">
        <w:t xml:space="preserve"> and the consequen</w:t>
      </w:r>
      <w:r w:rsidR="00F5065F">
        <w:t xml:space="preserve">t </w:t>
      </w:r>
      <w:del w:id="21" w:author="Xolani Sibande" w:date="2023-11-29T08:25:00Z">
        <w:r w:rsidR="00F5065F" w:rsidDel="005C695D">
          <w:delText>enogeneity</w:delText>
        </w:r>
      </w:del>
      <w:ins w:id="22" w:author="Xolani Sibande" w:date="2023-11-29T08:25:00Z">
        <w:r w:rsidR="005C695D">
          <w:t>endogeneity</w:t>
        </w:r>
      </w:ins>
      <w:r w:rsidR="00F5065F">
        <w:t xml:space="preserve"> of changes in </w:t>
      </w:r>
      <w:r w:rsidR="00DC2189">
        <w:t>bank capital and bank capital buffers</w:t>
      </w:r>
      <w:r w:rsidR="00F5065F">
        <w:t>. Specifically</w:t>
      </w:r>
      <w:r w:rsidR="00DC2189">
        <w:t xml:space="preserve"> </w:t>
      </w:r>
      <w:r w:rsidR="006F7C22">
        <w:t xml:space="preserve">(this is the case </w:t>
      </w:r>
      <w:r w:rsidR="00052010">
        <w:t xml:space="preserve">for the changes in Basel III minimum capital requirements in South Africa investigated in the present paper) </w:t>
      </w:r>
      <w:r w:rsidR="00640757">
        <w:t>changes in capital requirement can be announced</w:t>
      </w:r>
      <w:r w:rsidR="00173305">
        <w:t xml:space="preserve"> well before they are implemented, giving banks the opportunity to </w:t>
      </w:r>
      <w:r w:rsidR="00F5065F">
        <w:t xml:space="preserve">increase capital buffers and </w:t>
      </w:r>
      <w:r w:rsidR="00443DA4">
        <w:t xml:space="preserve">both smooth and </w:t>
      </w:r>
      <w:r w:rsidR="00F5065F">
        <w:t xml:space="preserve">minimise the portfolio impact of changed capital requirements when they are </w:t>
      </w:r>
      <w:r w:rsidR="00F5065F">
        <w:lastRenderedPageBreak/>
        <w:t>implemented.</w:t>
      </w:r>
      <w:r w:rsidR="00052010">
        <w:t xml:space="preserve"> </w:t>
      </w:r>
    </w:p>
    <w:p w14:paraId="2C6F6559" w14:textId="77988940" w:rsidR="00370EF6" w:rsidRDefault="00443DA4">
      <w:r>
        <w:t xml:space="preserve">Despite these empirical challenges, the literature </w:t>
      </w:r>
      <w:r w:rsidR="00570AEF">
        <w:t xml:space="preserve">does reveal that bank capital and also </w:t>
      </w:r>
      <w:r w:rsidR="000442DD">
        <w:t>changing</w:t>
      </w:r>
      <w:r w:rsidR="00570AEF">
        <w:t xml:space="preserve"> bank capital requirements can have a substantial impact on bank credit supply</w:t>
      </w:r>
      <w:r w:rsidR="00FD5FA4">
        <w:t xml:space="preserve"> </w:t>
      </w:r>
      <w:r w:rsidR="00570AEF">
        <w:t xml:space="preserve">when banks </w:t>
      </w:r>
      <w:r w:rsidR="00FD5FA4">
        <w:t xml:space="preserve">are capital constrained. </w:t>
      </w:r>
      <w:r w:rsidR="00172EE7">
        <w:t>An</w:t>
      </w:r>
      <w:r w:rsidR="00424038">
        <w:t xml:space="preserve"> early</w:t>
      </w:r>
      <w:r w:rsidR="00D00CD1">
        <w:t xml:space="preserve"> branch of th</w:t>
      </w:r>
      <w:r w:rsidR="005204D6">
        <w:t>is</w:t>
      </w:r>
      <w:r w:rsidR="00D00CD1">
        <w:t xml:space="preserve"> literature exploits differences in capitalisation of bank holding companies and bank subsidiaries/ branches (to correct for the endogeneity of bank capital, resulting from the impact of credit demand on bank earnings and hence capital) </w:t>
      </w:r>
      <w:del w:id="23" w:author="Xolani Sibande" w:date="2023-11-29T08:25:00Z">
        <w:r w:rsidR="00172EE7" w:rsidDel="005C695D">
          <w:delText xml:space="preserve">in order </w:delText>
        </w:r>
        <w:r w:rsidR="00D00CD1" w:rsidDel="005C695D">
          <w:delText>to</w:delText>
        </w:r>
      </w:del>
      <w:ins w:id="24" w:author="Xolani Sibande" w:date="2023-11-29T08:25:00Z">
        <w:r w:rsidR="005C695D">
          <w:t>to</w:t>
        </w:r>
      </w:ins>
      <w:r w:rsidR="00D00CD1">
        <w:t xml:space="preserve"> quantify the impact of a fall of capitalisation on the supply of bank credit. Peek and Rosengren (1997) find that in the period 1989H1 to 1995:H2 a 1% reduction in the Japanese bank parent risk-based capital ratio, due to the Japanese financial </w:t>
      </w:r>
      <w:del w:id="25" w:author="Xolani Sibande" w:date="2023-11-29T08:25:00Z">
        <w:r w:rsidR="00D00CD1" w:rsidDel="005C695D">
          <w:delText>crisis ,</w:delText>
        </w:r>
      </w:del>
      <w:ins w:id="26" w:author="Xolani Sibande" w:date="2023-11-29T08:25:00Z">
        <w:r w:rsidR="005C695D">
          <w:t>crisis,</w:t>
        </w:r>
      </w:ins>
      <w:r w:rsidR="00D00CD1">
        <w:t xml:space="preserve"> reduces the six-monthly growth rate of total lending by Japanese bank branches in the US by approximately 1.9% of total branch assets and C&amp;I lending by 0.8% of total assets.</w:t>
      </w:r>
    </w:p>
    <w:p w14:paraId="488FD3FC" w14:textId="2AB30C38" w:rsidR="00370EF6" w:rsidRDefault="00D00CD1">
      <w:pPr>
        <w:pStyle w:val="BodyText"/>
      </w:pPr>
      <w:r>
        <w:t xml:space="preserve">Houston, James and Marcus (1997) </w:t>
      </w:r>
      <w:r w:rsidR="00732DAA">
        <w:t xml:space="preserve">similarly </w:t>
      </w:r>
      <w:r>
        <w:t>find that loan growth in US bank subsidiaries increases by 2% following a 1% addition to holding company capital, but there is no statistically significant impact from an addition to subsidiary capital, a supply effected resulting from the internal allocation of bank capital</w:t>
      </w:r>
      <w:r w:rsidR="000D126D">
        <w:t xml:space="preserve">. </w:t>
      </w:r>
      <w:r>
        <w:t xml:space="preserve">Calomiris and Wilson, </w:t>
      </w:r>
      <w:r w:rsidR="00D44B24">
        <w:t>(</w:t>
      </w:r>
      <w:r w:rsidR="00F01003">
        <w:t>2004</w:t>
      </w:r>
      <w:r w:rsidR="00D44B24">
        <w:t>)</w:t>
      </w:r>
      <w:r>
        <w:t xml:space="preserve"> </w:t>
      </w:r>
      <w:r w:rsidR="004D1E0B">
        <w:t>review</w:t>
      </w:r>
      <w:r w:rsidR="00465C1D">
        <w:t xml:space="preserve"> </w:t>
      </w:r>
      <w:r w:rsidR="004D1E0B">
        <w:t xml:space="preserve">the </w:t>
      </w:r>
      <w:r w:rsidR="00357209">
        <w:t xml:space="preserve">data on </w:t>
      </w:r>
      <w:r w:rsidR="004D1E0B">
        <w:t xml:space="preserve">large declines in </w:t>
      </w:r>
      <w:r w:rsidR="00641493">
        <w:t xml:space="preserve">book and market value of equity capital </w:t>
      </w:r>
      <w:r w:rsidR="00A40056">
        <w:t xml:space="preserve">of large New York City banks </w:t>
      </w:r>
      <w:r w:rsidR="00641493">
        <w:t>during the great depression of the 1</w:t>
      </w:r>
      <w:r w:rsidR="00A40056">
        <w:t>930s</w:t>
      </w:r>
      <w:r w:rsidR="00357209">
        <w:t xml:space="preserve"> and infer, from</w:t>
      </w:r>
      <w:r w:rsidR="00641493">
        <w:t xml:space="preserve"> substantial </w:t>
      </w:r>
      <w:r w:rsidR="00062D17">
        <w:t xml:space="preserve">deposit withdrawals and increased </w:t>
      </w:r>
      <w:r w:rsidR="00417316">
        <w:t xml:space="preserve">credit spread on remaining uninsured deposits, that this resulted </w:t>
      </w:r>
      <w:r w:rsidR="00667D80">
        <w:t xml:space="preserve">a </w:t>
      </w:r>
      <w:r w:rsidR="00417316">
        <w:t xml:space="preserve">substantial </w:t>
      </w:r>
      <w:r w:rsidR="00641493">
        <w:t>reduction in the</w:t>
      </w:r>
      <w:r w:rsidR="00A40056">
        <w:t>ir</w:t>
      </w:r>
      <w:r w:rsidR="00641493">
        <w:t xml:space="preserve"> supply of credit</w:t>
      </w:r>
      <w:r>
        <w:t>.</w:t>
      </w:r>
      <w:r w:rsidR="002E1A95">
        <w:t xml:space="preserve"> </w:t>
      </w:r>
      <w:r>
        <w:t>Several other papers find lower rates of credit expansion for banks close the regulatory minimum level of capital (see, Hancock and Wilcox, 1994; Berger and Udell, 1994; Gambacorta and Mistrulli, 2004; Nier and Zicchino, 2005; Van den Heuvel, 2008; Berrospide and Edge, 2010).</w:t>
      </w:r>
    </w:p>
    <w:p w14:paraId="50C43D6B" w14:textId="3A2A366D" w:rsidR="00370EF6" w:rsidRDefault="00D00CD1">
      <w:pPr>
        <w:pStyle w:val="BodyText"/>
      </w:pPr>
      <w:r>
        <w:t xml:space="preserve">Another branch of the empirical literature investigates the impact of bank specific changes in regulatory capital requirements on bank credit growth. Much of this work has been undertaken using UK data, where bank regulators have set frequently adjusted individual bank ‘trigger ratios’ for minimum risk-weighted capital, higher than the Basel international minima, breach of which prompts additional supervisory intervention. Francis and Osborne (2012) investigate the impact of changes in buffer </w:t>
      </w:r>
      <w:r>
        <w:lastRenderedPageBreak/>
        <w:t xml:space="preserve">capital, finding that a decline of </w:t>
      </w:r>
      <w:r w:rsidR="001B64DA">
        <w:t xml:space="preserve">1% in </w:t>
      </w:r>
      <w:r>
        <w:t xml:space="preserve">risk weighted capital relative to an estimated target reduces risk-weighted assets by 7% (but the impact is relatively small when the result of a recent change in capital requirements and has no statistically significant impact on unweighted lending or total assets). Aiyar </w:t>
      </w:r>
      <w:r>
        <w:rPr>
          <w:i/>
          <w:iCs/>
        </w:rPr>
        <w:t>et al.</w:t>
      </w:r>
      <w:r>
        <w:t xml:space="preserve"> (2014) and Aiyar, Calomiris and Wieladek (2016) exploit the same UK data individual changes in bank capital requirements to quantify the direct impact of a change in the UK </w:t>
      </w:r>
      <w:r w:rsidR="003F6346">
        <w:t>“</w:t>
      </w:r>
      <w:r>
        <w:t>trigger ratios</w:t>
      </w:r>
      <w:r w:rsidR="003F6346">
        <w:t xml:space="preserve">”, </w:t>
      </w:r>
      <w:r w:rsidR="00BE5BE2">
        <w:t xml:space="preserve">the </w:t>
      </w:r>
      <w:r w:rsidR="003F6346">
        <w:t>bank specific capital ratios set higher than the Basel minima</w:t>
      </w:r>
      <w:r w:rsidR="00BE5BE2">
        <w:t>.</w:t>
      </w:r>
      <w:r w:rsidR="003F6346">
        <w:t xml:space="preserve"> </w:t>
      </w:r>
    </w:p>
    <w:p w14:paraId="137507AB" w14:textId="225C8B32" w:rsidR="00370EF6" w:rsidRDefault="00D00CD1">
      <w:pPr>
        <w:pStyle w:val="BodyText"/>
      </w:pPr>
      <w:r>
        <w:t xml:space="preserve">Aiyar </w:t>
      </w:r>
      <w:r>
        <w:rPr>
          <w:i/>
          <w:iCs/>
        </w:rPr>
        <w:t>et al.</w:t>
      </w:r>
      <w:r>
        <w:t xml:space="preserve"> (2014) investigate the impact </w:t>
      </w:r>
      <w:r w:rsidR="00DA026B">
        <w:t xml:space="preserve">of changes in the UK bank trigger ratio </w:t>
      </w:r>
      <w:r>
        <w:t>on credit growth, using quarterly data for the period 1998-2007, employing the current and three lags of changes in the trigger ratio (i.e.</w:t>
      </w:r>
      <w:ins w:id="27" w:author="Xolani Sibande" w:date="2023-11-29T09:24:00Z">
        <w:r w:rsidR="00A12FCA">
          <w:t xml:space="preserve"> </w:t>
        </w:r>
      </w:ins>
      <w:del w:id="28" w:author="Xolani Sibande" w:date="2023-11-29T09:24:00Z">
        <w:r w:rsidDel="00A12FCA">
          <w:delText> </w:delText>
        </w:r>
      </w:del>
      <w:r>
        <w:t>a similar specification to that used in this paper). They report that “an increase in the capital requirement ratio of 100 basis points, induces on average a cumulative fall in loan growth of 5.7 and 6 percentage points.” These estimates include a bank specific credit demand proxy, based on weighted average employment growth in 14 industrial sectors and bank lending shares, but this proxy is not statistically significant. Aiyar, Calomiris and Wieladek (2016</w:t>
      </w:r>
      <w:r w:rsidR="00CF0CCD">
        <w:t>a</w:t>
      </w:r>
      <w:r>
        <w:t xml:space="preserve">) extend the specification to include changes in interest rates, reporting a similar </w:t>
      </w:r>
      <w:r w:rsidR="00AE0975">
        <w:t>but</w:t>
      </w:r>
      <w:r>
        <w:t xml:space="preserve"> slightly smaller loan responses to changes in the trigger ratio. Aiyar, Calomiris and Wieladek (201</w:t>
      </w:r>
      <w:r w:rsidR="00EB0867">
        <w:t>4</w:t>
      </w:r>
      <w:r w:rsidR="00CF0CCD">
        <w:t>b</w:t>
      </w:r>
      <w:r>
        <w:t>) focus on impact on international lending by UK banks, allowing a stronger control for credit demand based on country specific time effects, reporting cumulative fall of international lending of between 5.5%.</w:t>
      </w:r>
    </w:p>
    <w:p w14:paraId="15F21FC9" w14:textId="5C805642" w:rsidR="00944F92" w:rsidRDefault="00855C5C" w:rsidP="00C2343F">
      <w:pPr>
        <w:pStyle w:val="BodyText"/>
      </w:pPr>
      <w:r>
        <w:t>A</w:t>
      </w:r>
      <w:r w:rsidR="00C2343F">
        <w:t xml:space="preserve"> </w:t>
      </w:r>
      <w:r w:rsidR="00DA026B">
        <w:t xml:space="preserve">concern with </w:t>
      </w:r>
      <w:r w:rsidR="00C4586B">
        <w:t xml:space="preserve">these estimates of the impact of a change in the UK trigger ratio on bank credit supply is that these are typically increased when supervisors are concerned about </w:t>
      </w:r>
      <w:r w:rsidR="00382B0E">
        <w:t xml:space="preserve">increased bank risk exposure. The reported estimates may reflect the response of the bank to this increased risk exposure rather than </w:t>
      </w:r>
      <w:r w:rsidR="00C2343F">
        <w:t>the impact of higher capital requirements. This criticism does not apply to the estimates of</w:t>
      </w:r>
      <w:r w:rsidR="00BE0CD1">
        <w:t xml:space="preserve"> </w:t>
      </w:r>
      <w:r w:rsidR="00D00CD1">
        <w:t xml:space="preserve">Jiménez </w:t>
      </w:r>
      <w:r w:rsidR="00D00CD1">
        <w:rPr>
          <w:i/>
          <w:iCs/>
        </w:rPr>
        <w:t>et al.</w:t>
      </w:r>
      <w:r w:rsidR="00D00CD1">
        <w:t xml:space="preserve"> (2017), exploiting the dynamic forward looking loan loss provisioning in Spain combined with firm-bank level data to identify credit supply impacts</w:t>
      </w:r>
      <w:r w:rsidR="00465623">
        <w:t xml:space="preserve">. </w:t>
      </w:r>
      <w:r w:rsidR="00155849">
        <w:t>Th</w:t>
      </w:r>
      <w:r w:rsidR="00786F3B">
        <w:t>eir</w:t>
      </w:r>
      <w:r w:rsidR="00BE0CD1">
        <w:t xml:space="preserve"> iden</w:t>
      </w:r>
      <w:ins w:id="29" w:author="Xolani Sibande" w:date="2023-11-29T08:25:00Z">
        <w:r w:rsidR="005C695D">
          <w:t>ti</w:t>
        </w:r>
      </w:ins>
      <w:r w:rsidR="00BE0CD1">
        <w:t>fication follows the approach</w:t>
      </w:r>
      <w:r w:rsidR="008E14BF">
        <w:t xml:space="preserve"> pioneered by Khwaja and Mian (</w:t>
      </w:r>
      <w:r w:rsidR="00862FCB">
        <w:t xml:space="preserve">2008), exploiting </w:t>
      </w:r>
      <w:r w:rsidR="00DB721D">
        <w:t xml:space="preserve">firm-bank level </w:t>
      </w:r>
      <w:r w:rsidR="00862FCB">
        <w:t xml:space="preserve">data on borrowing by firms with multiple (two or more) bank credit relationships. </w:t>
      </w:r>
      <w:r w:rsidR="006F0068">
        <w:t xml:space="preserve">Where </w:t>
      </w:r>
      <w:r w:rsidR="00E50FA9">
        <w:t xml:space="preserve">a shock has a varying </w:t>
      </w:r>
      <w:r w:rsidR="00111B00">
        <w:t xml:space="preserve">bank </w:t>
      </w:r>
      <w:r w:rsidR="00E50FA9">
        <w:t>impact, then the credit supply impact of the shock can be estimated</w:t>
      </w:r>
      <w:r w:rsidR="00293C59">
        <w:t xml:space="preserve"> </w:t>
      </w:r>
      <w:r w:rsidR="00111B00">
        <w:t>as</w:t>
      </w:r>
      <w:r w:rsidR="00293C59">
        <w:t xml:space="preserve"> a</w:t>
      </w:r>
      <w:r w:rsidR="00E50FA9">
        <w:t xml:space="preserve"> </w:t>
      </w:r>
      <w:r w:rsidR="0001796C">
        <w:t>‘difference in difference’</w:t>
      </w:r>
      <w:r w:rsidR="004A16EE">
        <w:t xml:space="preserve">. For Jiménez </w:t>
      </w:r>
      <w:r w:rsidR="004A16EE">
        <w:rPr>
          <w:i/>
          <w:iCs/>
        </w:rPr>
        <w:t>et al.</w:t>
      </w:r>
      <w:r w:rsidR="004A16EE">
        <w:t xml:space="preserve"> (2017) this is an estimate </w:t>
      </w:r>
      <w:r w:rsidR="004A16EE">
        <w:lastRenderedPageBreak/>
        <w:t xml:space="preserve">of </w:t>
      </w:r>
      <w:r w:rsidR="00AC2341">
        <w:t xml:space="preserve">the impact of the </w:t>
      </w:r>
      <w:r w:rsidR="00720008">
        <w:t>differe</w:t>
      </w:r>
      <w:r w:rsidR="000E5156">
        <w:t>nces</w:t>
      </w:r>
      <w:r w:rsidR="00621CF3">
        <w:t xml:space="preserve"> between banks</w:t>
      </w:r>
      <w:r w:rsidR="000E5156">
        <w:t xml:space="preserve"> in</w:t>
      </w:r>
      <w:r w:rsidR="00F5297B">
        <w:t xml:space="preserve"> </w:t>
      </w:r>
      <w:r w:rsidR="00DF3F51">
        <w:t>changes in capital requirement</w:t>
      </w:r>
      <w:r w:rsidR="00AC2341">
        <w:t xml:space="preserve"> (</w:t>
      </w:r>
      <w:r w:rsidR="00144233">
        <w:t>arising</w:t>
      </w:r>
      <w:r w:rsidR="00AC2341">
        <w:t xml:space="preserve"> from the Spanish </w:t>
      </w:r>
      <w:r w:rsidR="00BA6995">
        <w:t xml:space="preserve">regime of </w:t>
      </w:r>
      <w:del w:id="30" w:author="Xolani Sibande" w:date="2023-11-29T08:26:00Z">
        <w:r w:rsidR="000E5156" w:rsidDel="005C695D">
          <w:delText>forward looking</w:delText>
        </w:r>
      </w:del>
      <w:ins w:id="31" w:author="Xolani Sibande" w:date="2023-11-29T08:26:00Z">
        <w:r w:rsidR="005C695D">
          <w:t>forward-looking</w:t>
        </w:r>
      </w:ins>
      <w:r w:rsidR="000E5156">
        <w:t xml:space="preserve"> </w:t>
      </w:r>
      <w:r w:rsidR="00BA6995">
        <w:t xml:space="preserve">dynamic provisioning </w:t>
      </w:r>
      <w:r w:rsidR="00D416BE">
        <w:t>introduce</w:t>
      </w:r>
      <w:r w:rsidR="00144233">
        <w:t>d</w:t>
      </w:r>
      <w:r w:rsidR="00D416BE">
        <w:t xml:space="preserve"> in 200Q3</w:t>
      </w:r>
      <w:r w:rsidR="00AC2341">
        <w:t>)</w:t>
      </w:r>
      <w:r w:rsidR="00DF3F51">
        <w:t xml:space="preserve"> on the difference in</w:t>
      </w:r>
      <w:r w:rsidR="00994E8B">
        <w:t xml:space="preserve"> </w:t>
      </w:r>
      <w:r w:rsidR="008F1320">
        <w:t>growth of credit by banks</w:t>
      </w:r>
      <w:r w:rsidR="00AC2341">
        <w:t xml:space="preserve"> whenever they lend</w:t>
      </w:r>
      <w:r w:rsidR="008F1320">
        <w:t xml:space="preserve"> to the same firm. </w:t>
      </w:r>
      <w:r w:rsidR="00144233">
        <w:t xml:space="preserve">Specifically they focus on ‘bad times’, the reduction in </w:t>
      </w:r>
      <w:r w:rsidR="005A7373">
        <w:t xml:space="preserve">the required </w:t>
      </w:r>
      <w:r w:rsidR="00621CF3">
        <w:t>capit</w:t>
      </w:r>
      <w:r w:rsidR="00A60F0A">
        <w:t>al</w:t>
      </w:r>
      <w:r w:rsidR="00621CF3">
        <w:t xml:space="preserve"> for anticipated loan loss provisions from 33% to 10% in 2008Q4 and then from 10% to 0% in </w:t>
      </w:r>
      <w:r w:rsidR="005B1FEC">
        <w:t xml:space="preserve">2009:Q4. </w:t>
      </w:r>
      <w:r w:rsidR="00786F3B">
        <w:t>They</w:t>
      </w:r>
      <w:r w:rsidR="00D00CD1">
        <w:t xml:space="preserve"> find that</w:t>
      </w:r>
      <w:r w:rsidR="00A60F0A">
        <w:t xml:space="preserve"> the re</w:t>
      </w:r>
      <w:r w:rsidR="00FE1B70">
        <w:t>su</w:t>
      </w:r>
      <w:r w:rsidR="00A60F0A">
        <w:t>lting</w:t>
      </w:r>
      <w:r w:rsidR="00D00CD1">
        <w:t xml:space="preserve"> countercyclical reductions in capital requirements in </w:t>
      </w:r>
      <w:r w:rsidR="00C6329E">
        <w:t>these ‘</w:t>
      </w:r>
      <w:r w:rsidR="00D00CD1">
        <w:t>bad times</w:t>
      </w:r>
      <w:r w:rsidR="00C6329E">
        <w:t>’</w:t>
      </w:r>
      <w:r w:rsidR="00D00CD1">
        <w:t>, help</w:t>
      </w:r>
      <w:r w:rsidR="00FE1B70">
        <w:t>ed</w:t>
      </w:r>
      <w:r w:rsidR="00D00CD1">
        <w:t xml:space="preserve"> sustain credit growth (</w:t>
      </w:r>
      <w:r w:rsidR="00D805C7">
        <w:t>a</w:t>
      </w:r>
      <w:r w:rsidR="00D00CD1">
        <w:t xml:space="preserve"> 1 percentage point increase in capital buffers </w:t>
      </w:r>
      <w:r w:rsidR="00317B68">
        <w:t>increas</w:t>
      </w:r>
      <w:r w:rsidR="00846834">
        <w:t>ing</w:t>
      </w:r>
      <w:r w:rsidR="00FE1B70">
        <w:t xml:space="preserve"> </w:t>
      </w:r>
      <w:r w:rsidR="00D00CD1">
        <w:t xml:space="preserve">credit to firms by 9 percentage points). </w:t>
      </w:r>
    </w:p>
    <w:p w14:paraId="7B36D574" w14:textId="66A240CD" w:rsidR="00214404" w:rsidRDefault="00214404" w:rsidP="00A60F0A">
      <w:pPr>
        <w:pStyle w:val="BodyText"/>
      </w:pPr>
      <w:r>
        <w:t>De Jonghe et. al. (2</w:t>
      </w:r>
      <w:r w:rsidR="000932B3">
        <w:t>0</w:t>
      </w:r>
      <w:ins w:id="32" w:author="Xolani Sibande" w:date="2023-11-29T09:28:00Z">
        <w:r w:rsidR="00A12FCA">
          <w:t>20</w:t>
        </w:r>
      </w:ins>
      <w:del w:id="33" w:author="Xolani Sibande" w:date="2023-11-29T09:28:00Z">
        <w:r w:rsidR="000932B3" w:rsidDel="00A12FCA">
          <w:delText>19</w:delText>
        </w:r>
      </w:del>
      <w:r w:rsidR="000932B3">
        <w:t xml:space="preserve">) </w:t>
      </w:r>
      <w:r w:rsidR="00846834">
        <w:t xml:space="preserve">use </w:t>
      </w:r>
      <w:r w:rsidR="00DC585D">
        <w:t>a similar</w:t>
      </w:r>
      <w:r w:rsidR="00846834">
        <w:t xml:space="preserve"> approach to identification in their </w:t>
      </w:r>
      <w:r w:rsidR="000932B3">
        <w:t>examin</w:t>
      </w:r>
      <w:r w:rsidR="000120A3">
        <w:t>ation</w:t>
      </w:r>
      <w:r w:rsidR="000932B3">
        <w:t xml:space="preserve"> </w:t>
      </w:r>
      <w:r w:rsidR="00322ACE">
        <w:t xml:space="preserve">the impact on corporate lending </w:t>
      </w:r>
      <w:r w:rsidR="0005791D">
        <w:t xml:space="preserve">in Belgium </w:t>
      </w:r>
      <w:r w:rsidR="00322ACE">
        <w:t xml:space="preserve">of </w:t>
      </w:r>
      <w:r w:rsidR="00F6264B">
        <w:t xml:space="preserve">discretionary </w:t>
      </w:r>
      <w:r w:rsidR="000932B3">
        <w:t xml:space="preserve">supervisory </w:t>
      </w:r>
      <w:r w:rsidR="00322ACE">
        <w:t>adjustments</w:t>
      </w:r>
      <w:r w:rsidR="0005791D">
        <w:t xml:space="preserve"> </w:t>
      </w:r>
      <w:r w:rsidR="00060990">
        <w:t xml:space="preserve">to </w:t>
      </w:r>
      <w:r w:rsidR="00F6264B">
        <w:t>additional</w:t>
      </w:r>
      <w:r w:rsidR="00060990">
        <w:t xml:space="preserve"> </w:t>
      </w:r>
      <w:del w:id="34" w:author="Xolani Sibande" w:date="2023-11-29T08:26:00Z">
        <w:r w:rsidR="00060990" w:rsidDel="005C695D">
          <w:delText>disretionary</w:delText>
        </w:r>
      </w:del>
      <w:ins w:id="35" w:author="Xolani Sibande" w:date="2023-11-29T08:26:00Z">
        <w:r w:rsidR="005C695D">
          <w:t>discretionary</w:t>
        </w:r>
      </w:ins>
      <w:r w:rsidR="006E3483">
        <w:t xml:space="preserve"> capital requirements</w:t>
      </w:r>
      <w:r w:rsidR="00060990">
        <w:t xml:space="preserve"> (over and above the Basel II minima)</w:t>
      </w:r>
      <w:r w:rsidR="00F6264B">
        <w:t xml:space="preserve">, between April 2011 and November 2014. </w:t>
      </w:r>
      <w:r w:rsidR="00060990">
        <w:t xml:space="preserve">These adjustments </w:t>
      </w:r>
      <w:r w:rsidR="00E610E0">
        <w:t xml:space="preserve">were made periodically on a bank by bank basis, in much the same way as in the </w:t>
      </w:r>
      <w:r w:rsidR="00846834">
        <w:t xml:space="preserve">changes in </w:t>
      </w:r>
      <w:r w:rsidR="00E610E0">
        <w:t xml:space="preserve">UK </w:t>
      </w:r>
      <w:r w:rsidR="00846834">
        <w:t>trigger ratios exploited</w:t>
      </w:r>
      <w:r w:rsidR="00EF018E">
        <w:t xml:space="preserve"> </w:t>
      </w:r>
      <w:r w:rsidR="00953882">
        <w:t xml:space="preserve">by </w:t>
      </w:r>
      <w:r w:rsidR="00EF018E">
        <w:t>Aiyar et. al.</w:t>
      </w:r>
      <w:r w:rsidR="00D971C7">
        <w:t xml:space="preserve"> (2014).</w:t>
      </w:r>
      <w:r w:rsidR="00EF018E">
        <w:t xml:space="preserve"> Belg</w:t>
      </w:r>
      <w:r w:rsidR="00096A6F">
        <w:t>ian</w:t>
      </w:r>
      <w:r w:rsidR="00EF018E">
        <w:t xml:space="preserve"> </w:t>
      </w:r>
      <w:r w:rsidR="00720326">
        <w:t xml:space="preserve">credit registry data </w:t>
      </w:r>
      <w:r w:rsidR="007F4239">
        <w:t xml:space="preserve">for firms borrowing from </w:t>
      </w:r>
      <w:del w:id="36" w:author="Xolani Sibande" w:date="2023-11-29T08:26:00Z">
        <w:r w:rsidR="007F4239" w:rsidDel="005C695D">
          <w:delText>multiplebanks</w:delText>
        </w:r>
      </w:del>
      <w:ins w:id="37" w:author="Xolani Sibande" w:date="2023-11-29T08:26:00Z">
        <w:r w:rsidR="005C695D">
          <w:t>multiple banks</w:t>
        </w:r>
      </w:ins>
      <w:r w:rsidR="007F4239">
        <w:t xml:space="preserve"> </w:t>
      </w:r>
      <w:del w:id="38" w:author="Xolani Sibande" w:date="2023-11-29T09:16:00Z">
        <w:r w:rsidR="00720326" w:rsidDel="006906D2">
          <w:delText>allows</w:delText>
        </w:r>
      </w:del>
      <w:ins w:id="39" w:author="Xolani Sibande" w:date="2023-11-29T09:16:00Z">
        <w:r w:rsidR="006906D2">
          <w:t>allow</w:t>
        </w:r>
      </w:ins>
      <w:r w:rsidR="00720326">
        <w:t xml:space="preserve"> </w:t>
      </w:r>
      <w:r w:rsidR="00803DB7">
        <w:t xml:space="preserve">them to </w:t>
      </w:r>
      <w:r w:rsidR="00BB16F3">
        <w:t>compare</w:t>
      </w:r>
      <w:r w:rsidR="00916DDE">
        <w:t xml:space="preserve"> </w:t>
      </w:r>
      <w:r w:rsidR="002C5C34">
        <w:t xml:space="preserve">quarterly </w:t>
      </w:r>
      <w:r w:rsidR="00916DDE">
        <w:t xml:space="preserve">credit growth </w:t>
      </w:r>
      <w:r w:rsidR="00D06392">
        <w:t xml:space="preserve">from a bank impacted by a change in required capital </w:t>
      </w:r>
      <w:r w:rsidR="00BB16F3">
        <w:t xml:space="preserve">to </w:t>
      </w:r>
      <w:r w:rsidR="007F4239">
        <w:t xml:space="preserve">credit growth </w:t>
      </w:r>
      <w:r w:rsidR="00953882">
        <w:t xml:space="preserve">with credit growth by </w:t>
      </w:r>
      <w:r w:rsidR="007F4239">
        <w:t xml:space="preserve">other banks to the same borrower. </w:t>
      </w:r>
      <w:r w:rsidR="0060367B">
        <w:t xml:space="preserve">They </w:t>
      </w:r>
      <w:r w:rsidR="001B64DA">
        <w:t>find</w:t>
      </w:r>
      <w:r w:rsidR="00166F71">
        <w:t xml:space="preserve"> that an increase in required regulatory capital of 1.5% re</w:t>
      </w:r>
      <w:r w:rsidR="00953882">
        <w:t xml:space="preserve">sults I 0.19% lower </w:t>
      </w:r>
      <w:r w:rsidR="00166F71">
        <w:t xml:space="preserve">credit growth </w:t>
      </w:r>
      <w:r w:rsidR="001B64DA">
        <w:t>i.e. an impact that</w:t>
      </w:r>
      <w:r w:rsidR="006C1D17">
        <w:t xml:space="preserve"> </w:t>
      </w:r>
      <w:r w:rsidR="001B64DA">
        <w:t xml:space="preserve">is an order of magnitude smaller than reported by </w:t>
      </w:r>
      <w:r w:rsidR="0060367B">
        <w:t xml:space="preserve">Aiyar </w:t>
      </w:r>
      <w:r w:rsidR="001B64DA">
        <w:t>et al. (</w:t>
      </w:r>
      <w:r w:rsidR="00AB1909">
        <w:t>2014</w:t>
      </w:r>
      <w:r w:rsidR="001B64DA">
        <w:t>)</w:t>
      </w:r>
      <w:r w:rsidR="00ED22D8">
        <w:t xml:space="preserve"> and Jiminez et al. (</w:t>
      </w:r>
      <w:r w:rsidR="001F4DE9">
        <w:t>2017</w:t>
      </w:r>
      <w:r w:rsidR="00ED22D8">
        <w:t>).</w:t>
      </w:r>
      <w:r w:rsidR="00AB1909">
        <w:t xml:space="preserve"> </w:t>
      </w:r>
    </w:p>
    <w:p w14:paraId="0BB3DDC7" w14:textId="4C8287E2" w:rsidR="00370EF6" w:rsidRDefault="00D00CD1" w:rsidP="00A60F0A">
      <w:pPr>
        <w:pStyle w:val="BodyText"/>
      </w:pPr>
      <w:r>
        <w:t>Fraisse, Lé and Thesmar (2020)</w:t>
      </w:r>
      <w:r w:rsidR="00C4348A">
        <w:t>,</w:t>
      </w:r>
      <w:r w:rsidR="0017613B">
        <w:t xml:space="preserve"> using </w:t>
      </w:r>
      <w:r w:rsidR="00A512E4">
        <w:t>the</w:t>
      </w:r>
      <w:r w:rsidR="00CC5987">
        <w:t xml:space="preserve"> same</w:t>
      </w:r>
      <w:r w:rsidR="00A512E4">
        <w:t xml:space="preserve"> ‘difference in difference’ </w:t>
      </w:r>
      <w:r w:rsidR="0040074C">
        <w:t>approach</w:t>
      </w:r>
      <w:r w:rsidR="00A512E4">
        <w:t xml:space="preserve"> </w:t>
      </w:r>
      <w:r w:rsidR="00161372">
        <w:t xml:space="preserve">to </w:t>
      </w:r>
      <w:del w:id="40" w:author="Xolani Sibande" w:date="2023-11-29T08:26:00Z">
        <w:r w:rsidR="00161372" w:rsidDel="005C695D">
          <w:delText>identification</w:delText>
        </w:r>
        <w:r w:rsidR="00B44AEA" w:rsidDel="005C695D">
          <w:delText>,</w:delText>
        </w:r>
        <w:r w:rsidR="0040074C" w:rsidDel="005C695D">
          <w:delText>,</w:delText>
        </w:r>
      </w:del>
      <w:ins w:id="41" w:author="Xolani Sibande" w:date="2023-11-29T08:26:00Z">
        <w:r w:rsidR="005C695D">
          <w:t>identification,</w:t>
        </w:r>
      </w:ins>
      <w:r>
        <w:t xml:space="preserve"> look at the impact </w:t>
      </w:r>
      <w:r w:rsidR="009E03D2">
        <w:t xml:space="preserve">of </w:t>
      </w:r>
      <w:r w:rsidR="00C67880">
        <w:t>borrower</w:t>
      </w:r>
      <w:r w:rsidR="009E03D2">
        <w:t xml:space="preserve"> specific capital weights </w:t>
      </w:r>
      <w:r>
        <w:t xml:space="preserve">on </w:t>
      </w:r>
      <w:r w:rsidR="00AC6006">
        <w:t xml:space="preserve">corporate </w:t>
      </w:r>
      <w:r w:rsidR="00CC5987">
        <w:t xml:space="preserve">credit </w:t>
      </w:r>
      <w:r w:rsidR="00C25E4F">
        <w:t xml:space="preserve">extended </w:t>
      </w:r>
      <w:r w:rsidR="00F1462D">
        <w:t>by</w:t>
      </w:r>
      <w:r w:rsidR="00CC5987">
        <w:t xml:space="preserve"> </w:t>
      </w:r>
      <w:r w:rsidR="00DB0615">
        <w:t xml:space="preserve">the six largest </w:t>
      </w:r>
      <w:r>
        <w:t>French bank</w:t>
      </w:r>
      <w:r w:rsidR="00DB0615">
        <w:t>ing groups</w:t>
      </w:r>
      <w:r>
        <w:t xml:space="preserve"> </w:t>
      </w:r>
      <w:r w:rsidR="008C26FF">
        <w:t xml:space="preserve">and their subsidiaries </w:t>
      </w:r>
      <w:r w:rsidR="00CC5987">
        <w:t>under the</w:t>
      </w:r>
      <w:r>
        <w:t xml:space="preserve"> Basel II</w:t>
      </w:r>
      <w:r w:rsidR="00CC5987">
        <w:t xml:space="preserve"> </w:t>
      </w:r>
      <w:r w:rsidR="00DB0615">
        <w:t>i</w:t>
      </w:r>
      <w:r w:rsidR="00CC5987">
        <w:t>nterna</w:t>
      </w:r>
      <w:r w:rsidR="00F1462D">
        <w:t xml:space="preserve">l </w:t>
      </w:r>
      <w:del w:id="42" w:author="Xolani Sibande" w:date="2023-11-29T08:26:00Z">
        <w:r w:rsidR="00DB0615" w:rsidDel="005C695D">
          <w:delText>m</w:delText>
        </w:r>
        <w:r w:rsidR="00F1462D" w:rsidDel="005C695D">
          <w:delText>odel</w:delText>
        </w:r>
        <w:r w:rsidR="00DB0615" w:rsidDel="005C695D">
          <w:delText>s based</w:delText>
        </w:r>
      </w:del>
      <w:ins w:id="43" w:author="Xolani Sibande" w:date="2023-11-29T08:26:00Z">
        <w:r w:rsidR="005C695D">
          <w:t>models-based</w:t>
        </w:r>
      </w:ins>
      <w:r w:rsidR="00DB0615">
        <w:t xml:space="preserve"> determination of </w:t>
      </w:r>
      <w:r w:rsidR="00FF19B6">
        <w:t xml:space="preserve">risk weighted assets </w:t>
      </w:r>
      <w:r w:rsidR="009E03D2">
        <w:t>for</w:t>
      </w:r>
      <w:r w:rsidR="00F1462D">
        <w:t xml:space="preserve"> the </w:t>
      </w:r>
      <w:r w:rsidR="00FF19B6">
        <w:t>years</w:t>
      </w:r>
      <w:r w:rsidR="00F1462D">
        <w:t xml:space="preserve"> 2008-2011. </w:t>
      </w:r>
      <w:r w:rsidR="00764E0B">
        <w:t xml:space="preserve">They find that a 1% increase in </w:t>
      </w:r>
      <w:r w:rsidR="00423421">
        <w:t xml:space="preserve">the </w:t>
      </w:r>
      <w:r w:rsidR="00AF6D42">
        <w:t xml:space="preserve">risk </w:t>
      </w:r>
      <w:r w:rsidR="00423421">
        <w:t>capital weig</w:t>
      </w:r>
      <w:r w:rsidR="00AF6D42">
        <w:t xml:space="preserve">hting </w:t>
      </w:r>
      <w:del w:id="44" w:author="Xolani Sibande" w:date="2023-11-29T08:26:00Z">
        <w:r w:rsidR="00AF6D42" w:rsidDel="005C695D">
          <w:delText>of  a</w:delText>
        </w:r>
      </w:del>
      <w:ins w:id="45" w:author="Xolani Sibande" w:date="2023-11-29T08:26:00Z">
        <w:r w:rsidR="005C695D">
          <w:t>of a</w:t>
        </w:r>
      </w:ins>
      <w:r w:rsidR="00AF6D42">
        <w:t xml:space="preserve"> firm reduces lending to that firm by </w:t>
      </w:r>
      <w:r w:rsidR="001B399B">
        <w:t>1.4%</w:t>
      </w:r>
      <w:r w:rsidR="00AF6D42">
        <w:t>-</w:t>
      </w:r>
      <w:r w:rsidR="00CE320A">
        <w:t>2.1</w:t>
      </w:r>
      <w:r w:rsidR="001B399B">
        <w:t>%</w:t>
      </w:r>
      <w:r w:rsidR="00CE320A">
        <w:t xml:space="preserve"> (at the intensive margin i.e. </w:t>
      </w:r>
      <w:r w:rsidR="007F3798">
        <w:t xml:space="preserve">conditional on lending </w:t>
      </w:r>
      <w:r w:rsidR="0049049A">
        <w:t xml:space="preserve">still </w:t>
      </w:r>
      <w:r w:rsidR="007F3798">
        <w:t>taking place</w:t>
      </w:r>
      <w:r w:rsidR="00CE320A">
        <w:t>)</w:t>
      </w:r>
      <w:r w:rsidR="007F3798">
        <w:t xml:space="preserve"> and reducing overall credit by </w:t>
      </w:r>
      <w:r w:rsidR="009E0E1F">
        <w:t xml:space="preserve">2.3%-4.5% (allowing also for the extensive margin, i.e. </w:t>
      </w:r>
      <w:r w:rsidR="0049049A">
        <w:t xml:space="preserve">a </w:t>
      </w:r>
      <w:r w:rsidR="009E0E1F">
        <w:t>decision to completely cease lending).</w:t>
      </w:r>
      <w:r w:rsidR="001B399B">
        <w:t xml:space="preserve"> </w:t>
      </w:r>
      <w:r w:rsidR="006B0216">
        <w:t>While the identification strategy is similar, this is otherwise a very different approach that of Jiminez et. al.</w:t>
      </w:r>
      <w:r w:rsidR="002F0D38">
        <w:t xml:space="preserve"> (2008)</w:t>
      </w:r>
      <w:r w:rsidR="00CE320A">
        <w:t xml:space="preserve">. </w:t>
      </w:r>
      <w:r w:rsidR="007F3798">
        <w:t>They</w:t>
      </w:r>
      <w:r w:rsidR="002F0D38">
        <w:t xml:space="preserve"> ‘saturate’ their panel estimation with bank-y</w:t>
      </w:r>
      <w:r w:rsidR="0097204E">
        <w:t xml:space="preserve">ear dummies, thus consciously </w:t>
      </w:r>
      <w:r w:rsidR="00CE320A">
        <w:t>excluding</w:t>
      </w:r>
      <w:r w:rsidR="00937828">
        <w:t xml:space="preserve"> the impact of aggregate capital requirements or aggregate capital buffers</w:t>
      </w:r>
      <w:r w:rsidR="00C14D88">
        <w:t xml:space="preserve"> on the supply of bank credit.</w:t>
      </w:r>
      <w:r w:rsidR="004C4DD0">
        <w:t xml:space="preserve"> They focus instead of how differences in </w:t>
      </w:r>
      <w:r w:rsidR="004C4DD0">
        <w:lastRenderedPageBreak/>
        <w:t xml:space="preserve">banks internal risk weights for individual firms </w:t>
      </w:r>
      <w:r w:rsidR="003B5F81">
        <w:t xml:space="preserve">impact on the supply of bank credit to </w:t>
      </w:r>
      <w:r w:rsidR="00B01BCF">
        <w:t xml:space="preserve">those </w:t>
      </w:r>
      <w:r w:rsidR="003B5F81">
        <w:t xml:space="preserve">firms. </w:t>
      </w:r>
      <w:r w:rsidR="00D505D1">
        <w:t>This tells us that internal capital allocation has</w:t>
      </w:r>
      <w:r w:rsidR="0049049A">
        <w:t xml:space="preserve"> an impact on relative credit supply</w:t>
      </w:r>
      <w:r w:rsidR="00D505D1">
        <w:t xml:space="preserve"> </w:t>
      </w:r>
      <w:r w:rsidR="0049049A">
        <w:t xml:space="preserve">to different firms but </w:t>
      </w:r>
      <w:r w:rsidR="00DC57A2">
        <w:t>is not informative about the impact of overall capital requirements or capital buffers</w:t>
      </w:r>
      <w:r w:rsidR="00730F28">
        <w:t xml:space="preserve"> on bank credit</w:t>
      </w:r>
      <w:r w:rsidR="00DC57A2">
        <w:t>.</w:t>
      </w:r>
      <w:r w:rsidR="00C14D88">
        <w:t xml:space="preserve"> </w:t>
      </w:r>
      <w:r w:rsidR="002F0D38">
        <w:t xml:space="preserve"> </w:t>
      </w:r>
    </w:p>
    <w:p w14:paraId="423D2668" w14:textId="11192631" w:rsidR="005050FE" w:rsidRDefault="00D00CD1">
      <w:pPr>
        <w:pStyle w:val="BodyText"/>
      </w:pPr>
      <w:r>
        <w:t xml:space="preserve">There are </w:t>
      </w:r>
      <w:r w:rsidR="009911E7">
        <w:t xml:space="preserve">very </w:t>
      </w:r>
      <w:r>
        <w:t>few studies for emerging markets investigating the impact of bank capital requirements on credit supply in emerging markets.</w:t>
      </w:r>
      <w:r w:rsidR="009911E7">
        <w:t xml:space="preserve"> One is</w:t>
      </w:r>
      <w:r>
        <w:t xml:space="preserve"> Fang </w:t>
      </w:r>
      <w:r>
        <w:rPr>
          <w:i/>
          <w:iCs/>
        </w:rPr>
        <w:t>et al.</w:t>
      </w:r>
      <w:r>
        <w:t xml:space="preserve"> (2020) model bank loan growth, using a specification similar to Aiyar, Calomiris and Wieladek (</w:t>
      </w:r>
      <w:r w:rsidR="00B4644D">
        <w:t xml:space="preserve">2014, </w:t>
      </w:r>
      <w:r>
        <w:t>2016</w:t>
      </w:r>
      <w:r w:rsidR="00CF0CCD">
        <w:t>a</w:t>
      </w:r>
      <w:r>
        <w:t xml:space="preserve">), including a similar demand proxy, and </w:t>
      </w:r>
      <w:r w:rsidR="00550302">
        <w:t xml:space="preserve">using </w:t>
      </w:r>
      <w:r>
        <w:t>quarterly bank data 2005- 2016 for Peru</w:t>
      </w:r>
      <w:r w:rsidR="00476A02">
        <w:t xml:space="preserve">. Their data </w:t>
      </w:r>
      <w:r>
        <w:t>includ</w:t>
      </w:r>
      <w:r w:rsidR="00476A02">
        <w:t>es</w:t>
      </w:r>
      <w:r>
        <w:t xml:space="preserve"> </w:t>
      </w:r>
      <w:r w:rsidR="000025D0">
        <w:t xml:space="preserve">an increase in minimum required capital from 9.`1% to 10% of risk weighted assets </w:t>
      </w:r>
      <w:r w:rsidR="003A3A31">
        <w:t>announced in July 20</w:t>
      </w:r>
      <w:r w:rsidR="00EC04D0">
        <w:t>08</w:t>
      </w:r>
      <w:r w:rsidR="003A3A31">
        <w:t xml:space="preserve"> and </w:t>
      </w:r>
      <w:r w:rsidR="00753679">
        <w:t xml:space="preserve">implemented </w:t>
      </w:r>
      <w:r w:rsidR="000025D0">
        <w:t xml:space="preserve">in </w:t>
      </w:r>
      <w:r w:rsidR="004D7A93">
        <w:t>three</w:t>
      </w:r>
      <w:r w:rsidR="000025D0">
        <w:t xml:space="preserve"> st</w:t>
      </w:r>
      <w:r w:rsidR="00EC04D0">
        <w:t>ages</w:t>
      </w:r>
      <w:r w:rsidR="004D7A93">
        <w:t xml:space="preserve">, </w:t>
      </w:r>
      <w:r w:rsidR="000A2804">
        <w:t>in J</w:t>
      </w:r>
      <w:r w:rsidR="00753679">
        <w:t>u</w:t>
      </w:r>
      <w:r w:rsidR="000A2804">
        <w:t>ly of</w:t>
      </w:r>
      <w:r w:rsidR="00EC04D0">
        <w:t xml:space="preserve"> the following three years: in </w:t>
      </w:r>
      <w:r w:rsidR="000A2804">
        <w:t>2009</w:t>
      </w:r>
      <w:r w:rsidR="00BD521E">
        <w:t xml:space="preserve"> (</w:t>
      </w:r>
      <w:r w:rsidR="00EC04D0">
        <w:t xml:space="preserve">to </w:t>
      </w:r>
      <w:r w:rsidR="00BD521E">
        <w:t>9.5%)</w:t>
      </w:r>
      <w:r w:rsidR="000A2804">
        <w:t>, 2010</w:t>
      </w:r>
      <w:r w:rsidR="00BD521E">
        <w:t xml:space="preserve"> (</w:t>
      </w:r>
      <w:r w:rsidR="00EC04D0">
        <w:t xml:space="preserve">to </w:t>
      </w:r>
      <w:r w:rsidR="00BD521E">
        <w:t>9.8%)</w:t>
      </w:r>
      <w:r w:rsidR="000A2804">
        <w:t xml:space="preserve"> and </w:t>
      </w:r>
      <w:r w:rsidR="00EC04D0">
        <w:t xml:space="preserve">in </w:t>
      </w:r>
      <w:r w:rsidR="000A2804">
        <w:t>2011</w:t>
      </w:r>
      <w:r w:rsidR="00BD521E">
        <w:t xml:space="preserve"> (</w:t>
      </w:r>
      <w:r w:rsidR="00EC04D0">
        <w:t xml:space="preserve">to </w:t>
      </w:r>
      <w:r w:rsidR="00BD521E">
        <w:t>10.0%)</w:t>
      </w:r>
      <w:r w:rsidR="00476A02">
        <w:t>;</w:t>
      </w:r>
      <w:r w:rsidR="000025D0">
        <w:t xml:space="preserve"> </w:t>
      </w:r>
      <w:r>
        <w:t xml:space="preserve">together with </w:t>
      </w:r>
      <w:r w:rsidR="000025D0">
        <w:t xml:space="preserve">the introduction of </w:t>
      </w:r>
      <w:r w:rsidR="0064639E">
        <w:t xml:space="preserve">a regime </w:t>
      </w:r>
      <w:r w:rsidR="001B7100">
        <w:t xml:space="preserve">of </w:t>
      </w:r>
      <w:r>
        <w:t xml:space="preserve">additional </w:t>
      </w:r>
      <w:r w:rsidR="003A3A31">
        <w:t xml:space="preserve">bank specific </w:t>
      </w:r>
      <w:r>
        <w:t>capital buffer</w:t>
      </w:r>
      <w:r w:rsidR="00753679">
        <w:t>s</w:t>
      </w:r>
      <w:r>
        <w:t xml:space="preserve"> </w:t>
      </w:r>
      <w:r w:rsidR="0064639E">
        <w:t xml:space="preserve">again </w:t>
      </w:r>
      <w:r w:rsidR="001736E9">
        <w:t xml:space="preserve">implemented </w:t>
      </w:r>
      <w:r>
        <w:t xml:space="preserve">in </w:t>
      </w:r>
      <w:r w:rsidR="001736E9">
        <w:t xml:space="preserve">July of each year over the period </w:t>
      </w:r>
      <w:r>
        <w:t>201</w:t>
      </w:r>
      <w:r w:rsidR="00753679">
        <w:t>2-2016</w:t>
      </w:r>
      <w:r>
        <w:t xml:space="preserve">. </w:t>
      </w:r>
      <w:r w:rsidR="0032321C">
        <w:t>The</w:t>
      </w:r>
      <w:r w:rsidR="000025D0">
        <w:t>y</w:t>
      </w:r>
      <w:r w:rsidR="0032321C">
        <w:t xml:space="preserve"> report that a</w:t>
      </w:r>
      <w:r>
        <w:t xml:space="preserve"> one percentage increase in the capital requirement </w:t>
      </w:r>
      <w:r w:rsidR="00257F3F">
        <w:t xml:space="preserve">– during the </w:t>
      </w:r>
      <w:r w:rsidR="00997EBF">
        <w:t xml:space="preserve">second phase of additional </w:t>
      </w:r>
      <w:r w:rsidR="00E35D93">
        <w:t xml:space="preserve">bank specific </w:t>
      </w:r>
      <w:r w:rsidR="00997EBF">
        <w:t xml:space="preserve">capital buffers </w:t>
      </w:r>
      <w:r w:rsidR="00E35D93">
        <w:t xml:space="preserve">- </w:t>
      </w:r>
      <w:r>
        <w:t>reduces lending by 4-6 percent in the same quarter</w:t>
      </w:r>
      <w:r w:rsidR="007A618D">
        <w:t xml:space="preserve">; </w:t>
      </w:r>
      <w:r w:rsidR="00E35D93">
        <w:t>however</w:t>
      </w:r>
      <w:r w:rsidR="007A618D">
        <w:t xml:space="preserve"> strikingly this impact </w:t>
      </w:r>
      <w:r w:rsidR="00954B7A">
        <w:t xml:space="preserve">lasts only one quarter, by the following quarter the impact is </w:t>
      </w:r>
      <w:r w:rsidR="005A752C">
        <w:t>no longer statistically significant</w:t>
      </w:r>
      <w:r w:rsidR="00954B7A">
        <w:t>.</w:t>
      </w:r>
      <w:r w:rsidR="008105A4">
        <w:t xml:space="preserve"> </w:t>
      </w:r>
      <w:r w:rsidR="001B5683">
        <w:t>Th</w:t>
      </w:r>
      <w:r w:rsidR="00F31FD0">
        <w:t>eir specification</w:t>
      </w:r>
      <w:r w:rsidR="00A81109">
        <w:t xml:space="preserve"> addresses the concern</w:t>
      </w:r>
      <w:r w:rsidR="00045AA0">
        <w:t xml:space="preserve"> with Aiyar et. al. (2014)</w:t>
      </w:r>
      <w:r w:rsidR="00A81109">
        <w:t xml:space="preserve"> about changing bank risk as a confounding variable, correlated</w:t>
      </w:r>
      <w:r w:rsidR="00AB0C46">
        <w:t xml:space="preserve"> </w:t>
      </w:r>
      <w:r w:rsidR="0064639E">
        <w:t>with changes in discretionary adjustment to bank capital, b</w:t>
      </w:r>
      <w:r w:rsidR="00993CB0">
        <w:t xml:space="preserve">y using only the relatively large changes to required capital in July of the years 2012-2016 </w:t>
      </w:r>
      <w:r w:rsidR="002A7579">
        <w:t xml:space="preserve">(‘jumps’) </w:t>
      </w:r>
      <w:r w:rsidR="00993CB0">
        <w:t>and</w:t>
      </w:r>
      <w:r w:rsidR="0064639E">
        <w:t xml:space="preserve"> ignoring small changes </w:t>
      </w:r>
      <w:r w:rsidR="002A7579">
        <w:t>(‘wiggles’) in other months.</w:t>
      </w:r>
      <w:r w:rsidR="0032321C">
        <w:t xml:space="preserve"> </w:t>
      </w:r>
      <w:r w:rsidR="002A7579">
        <w:t xml:space="preserve"> We will use the same approach in our own estimation</w:t>
      </w:r>
      <w:r w:rsidR="00F31FD0">
        <w:t>; but acknowledging a problem not considered by Fang et al. (2020) about seasonal variation in the distribution of bank credit across banks.</w:t>
      </w:r>
    </w:p>
    <w:p w14:paraId="0E4FC6AE" w14:textId="179B5D42" w:rsidR="00370EF6" w:rsidRDefault="005050FE">
      <w:pPr>
        <w:pStyle w:val="BodyText"/>
      </w:pPr>
      <w:r>
        <w:t xml:space="preserve">Aiyar et al. (2014), Fang </w:t>
      </w:r>
      <w:r>
        <w:rPr>
          <w:i/>
          <w:iCs/>
        </w:rPr>
        <w:t>et al.</w:t>
      </w:r>
      <w:r>
        <w:t xml:space="preserve"> (2020) control for credit demand using a measure based on sector-specific lending weights as a proportion of sector output. Pillay and Makrelov (2023) construct the same measure in the South African context. </w:t>
      </w:r>
      <w:r w:rsidR="00E922EA">
        <w:t>B</w:t>
      </w:r>
      <w:r>
        <w:t xml:space="preserve">oth Fang </w:t>
      </w:r>
      <w:r>
        <w:rPr>
          <w:i/>
          <w:iCs/>
        </w:rPr>
        <w:t>et al.</w:t>
      </w:r>
      <w:r>
        <w:t xml:space="preserve"> (2020) and Pillay and Makrelov (2023) find that this measure was not significant.</w:t>
      </w:r>
      <w:r w:rsidR="00E922EA">
        <w:t xml:space="preserve"> As described below we use a different approach to control for demand</w:t>
      </w:r>
      <w:r w:rsidR="00D627D1">
        <w:t xml:space="preserve"> based on bank specific loan product lending rates.</w:t>
      </w:r>
    </w:p>
    <w:p w14:paraId="70339DF7" w14:textId="77777777" w:rsidR="00EC5667" w:rsidRDefault="00EC5667">
      <w:pPr>
        <w:widowControl/>
        <w:tabs>
          <w:tab w:val="clear" w:pos="170"/>
        </w:tabs>
        <w:autoSpaceDE/>
        <w:autoSpaceDN/>
        <w:spacing w:after="160" w:line="259" w:lineRule="auto"/>
        <w:jc w:val="left"/>
        <w:rPr>
          <w:rFonts w:eastAsia="Arial" w:cs="Arial"/>
          <w:b/>
          <w:bCs/>
          <w:szCs w:val="24"/>
        </w:rPr>
      </w:pPr>
      <w:bookmarkStart w:id="46" w:name="economic"/>
      <w:bookmarkEnd w:id="14"/>
      <w:r>
        <w:br w:type="page"/>
      </w:r>
    </w:p>
    <w:p w14:paraId="2585BB35" w14:textId="28556C97" w:rsidR="00370EF6" w:rsidRDefault="00D00CD1" w:rsidP="00876958">
      <w:pPr>
        <w:pStyle w:val="Heading1"/>
      </w:pPr>
      <w:r>
        <w:lastRenderedPageBreak/>
        <w:t>3</w:t>
      </w:r>
      <w:r>
        <w:tab/>
        <w:t>Developments in South African Banking</w:t>
      </w:r>
    </w:p>
    <w:p w14:paraId="166BAA5C" w14:textId="77777777" w:rsidR="00370EF6" w:rsidRDefault="00D00CD1">
      <w:pPr>
        <w:pStyle w:val="Heading2"/>
      </w:pPr>
      <w:bookmarkStart w:id="47" w:name="economic-background."/>
      <w:r>
        <w:t>3.1</w:t>
      </w:r>
      <w:r>
        <w:tab/>
        <w:t>Economic background.</w:t>
      </w:r>
    </w:p>
    <w:p w14:paraId="3B73578D" w14:textId="0CB662A3" w:rsidR="00370EF6" w:rsidRDefault="00D00CD1">
      <w:r>
        <w:t>During the first fifteen years of democracy, from 1993 to 2008, real South African GDP grew at more than 3.5% per year;</w:t>
      </w:r>
      <w:r w:rsidR="003152EA">
        <w:rPr>
          <w:rStyle w:val="FootnoteReference"/>
        </w:rPr>
        <w:footnoteReference w:id="5"/>
      </w:r>
      <w:r>
        <w:t xml:space="preserve"> supported by the post-apartheid reintegration into the global economy, trade liberalisation, a diversification of economic activity and a policy regime emphasising both fiscal and monetary discipline.</w:t>
      </w:r>
      <w:r w:rsidR="003152EA">
        <w:rPr>
          <w:rStyle w:val="FootnoteReference"/>
        </w:rPr>
        <w:footnoteReference w:id="6"/>
      </w:r>
      <w:r>
        <w:t xml:space="preserve"> Public debt was reduced from 48% of GDP in 1995 to 28% in 2007.</w:t>
      </w:r>
      <w:r w:rsidR="003152EA">
        <w:rPr>
          <w:rStyle w:val="FootnoteReference"/>
        </w:rPr>
        <w:footnoteReference w:id="7"/>
      </w:r>
      <w:r>
        <w:t xml:space="preserve"> Inflation fell from 9.1% in 1993-95 to 3.2% in 2004-2005, with inflation targeting formally introduced in February 2000.</w:t>
      </w:r>
    </w:p>
    <w:p w14:paraId="52F284AD" w14:textId="77777777" w:rsidR="00370EF6" w:rsidRDefault="00D00CD1">
      <w:pPr>
        <w:pStyle w:val="BodyText"/>
      </w:pPr>
      <w:r>
        <w:t>South Africa was also financially stable with a profitable and well capitalised albeit concentrated banking sector. GDP growth slowed temporarily on occasion, triggered by capital outflows and pressure on the exchange rate, both in 1998 during the aftermath of the Asian financial crisis and in 2001 during the post-dot.com global economic slowdown. There were some small bank failures during the latter episode, but neither episode had any systemic financial impact and demand and growth recovered relatively quickly.</w:t>
      </w:r>
    </w:p>
    <w:p w14:paraId="3CD8D37D" w14:textId="3761C744" w:rsidR="00370EF6" w:rsidDel="000B4DE0" w:rsidRDefault="00D00CD1">
      <w:pPr>
        <w:pStyle w:val="BodyText"/>
        <w:rPr>
          <w:del w:id="48" w:author="Xolani Sibande" w:date="2023-11-29T09:40:00Z"/>
        </w:rPr>
      </w:pPr>
      <w:del w:id="49" w:author="Xolani Sibande" w:date="2023-11-29T09:40:00Z">
        <w:r w:rsidDel="000B4DE0">
          <w:delText>There were underlying economic weaknesses</w:delText>
        </w:r>
      </w:del>
      <w:del w:id="50" w:author="Xolani Sibande" w:date="2023-11-29T09:07:00Z">
        <w:r w:rsidDel="008E305E">
          <w:delText>:</w:delText>
        </w:r>
      </w:del>
      <w:del w:id="51" w:author="Xolani Sibande" w:date="2023-11-29T09:40:00Z">
        <w:r w:rsidDel="000B4DE0">
          <w:delText xml:space="preserve"> </w:delText>
        </w:r>
      </w:del>
      <w:del w:id="52" w:author="Xolani Sibande" w:date="2023-11-29T09:07:00Z">
        <w:r w:rsidDel="008E305E">
          <w:delText>m</w:delText>
        </w:r>
      </w:del>
      <w:del w:id="53" w:author="Xolani Sibande" w:date="2023-11-29T09:40:00Z">
        <w:r w:rsidDel="000B4DE0">
          <w:delText xml:space="preserve">ost prominently high levels of poverty, </w:delText>
        </w:r>
      </w:del>
      <w:del w:id="54" w:author="Xolani Sibande" w:date="2023-11-29T09:34:00Z">
        <w:r w:rsidDel="000B4DE0">
          <w:delText>unemployment</w:delText>
        </w:r>
      </w:del>
      <w:del w:id="55" w:author="Xolani Sibande" w:date="2023-11-29T09:40:00Z">
        <w:r w:rsidDel="000B4DE0">
          <w:delText xml:space="preserve"> and inequality, together with relatively low levels of educational achievement and skills-shortages. There was also a reliance for growth in domestic demand, with increasing household debt to income ratios, especially from mortgage borrowing by higher income households and rising prices for property and other assets. This bias is reflected in a comparatively high private sector credit to GDP ratio and a widening current account deficit, increasing from an average of -1% in 1994-1999 to -3% in 2003-2008.</w:delText>
        </w:r>
      </w:del>
    </w:p>
    <w:p w14:paraId="653638CD" w14:textId="6132218B" w:rsidR="00370EF6" w:rsidDel="000B4DE0" w:rsidRDefault="00D00CD1">
      <w:pPr>
        <w:pStyle w:val="BodyText"/>
        <w:rPr>
          <w:del w:id="56" w:author="Xolani Sibande" w:date="2023-11-29T09:40:00Z"/>
        </w:rPr>
      </w:pPr>
      <w:del w:id="57" w:author="Xolani Sibande" w:date="2023-11-29T09:40:00Z">
        <w:r w:rsidDel="000B4DE0">
          <w:delText>South African economic performance has been notably weaker since 2008, when the global finance crisis (GFC) triggered the first economic recession in democratic South Africa. From 2008 to 2022 GDP growth has averaged only 1.2% per year, a reflection of the growing impact of underlying structural economic weaknesses. Output and employment fell more in South Africa than in most other emerging markets following the GFC and export and investment levels recovered relatively slowly creating comparatively few jobs.</w:delText>
        </w:r>
        <w:r w:rsidR="001A0BED" w:rsidDel="000B4DE0">
          <w:rPr>
            <w:rStyle w:val="FootnoteReference"/>
          </w:rPr>
          <w:footnoteReference w:id="8"/>
        </w:r>
        <w:r w:rsidDel="000B4DE0">
          <w:delText xml:space="preserve"> International competitiveness had been based in part on low domestic energy prices based on electricity generation from South African mined coal, some 60% below that of major economies; but maintenance problems and lack of investment in generating capacity has led to supply shortfalls and rolling blackouts, first emerging in 2007-08 and, in the absence of co-ordinated investment, continuing since.</w:delText>
        </w:r>
        <w:r w:rsidR="00FF6D52" w:rsidDel="000B4DE0">
          <w:rPr>
            <w:rStyle w:val="FootnoteReference"/>
          </w:rPr>
          <w:footnoteReference w:id="9"/>
        </w:r>
      </w:del>
    </w:p>
    <w:p w14:paraId="6C2DFADE" w14:textId="432BB1AE" w:rsidR="00370EF6" w:rsidDel="000B4DE0" w:rsidRDefault="00D00CD1">
      <w:pPr>
        <w:pStyle w:val="BodyText"/>
        <w:rPr>
          <w:del w:id="62" w:author="Xolani Sibande" w:date="2023-11-29T09:40:00Z"/>
        </w:rPr>
      </w:pPr>
      <w:del w:id="63" w:author="Xolani Sibande" w:date="2023-11-29T09:40:00Z">
        <w:r w:rsidDel="000B4DE0">
          <w:delText>The global pandemic had a substantial impact on the South African economy, with a 6.4% GDP contraction in 2020, resulting in unemployment rising to 35%. Fiscal deficits, which had remained elevated since the global financial crisis, rose further to 9.7% and 8.4% in 2020 and 2021, and the ratio of public debt to GDP climbed to 70%.</w:delText>
        </w:r>
      </w:del>
    </w:p>
    <w:p w14:paraId="3AFE1427" w14:textId="77777777" w:rsidR="00370EF6" w:rsidRDefault="00D00CD1">
      <w:pPr>
        <w:pStyle w:val="Heading2"/>
      </w:pPr>
      <w:bookmarkStart w:id="64" w:name="banking-sector-structure-and-regulation"/>
      <w:bookmarkEnd w:id="47"/>
      <w:r>
        <w:t>3.2</w:t>
      </w:r>
      <w:r>
        <w:tab/>
        <w:t>Banking sector: structure and regulation</w:t>
      </w:r>
    </w:p>
    <w:p w14:paraId="4057FF99" w14:textId="284CA9DA" w:rsidR="00370EF6" w:rsidRDefault="00D00CD1">
      <w:r>
        <w:t>There are 34 active licensed banks in South Africa;</w:t>
      </w:r>
      <w:r w:rsidR="00FF6D52">
        <w:rPr>
          <w:rStyle w:val="FootnoteReference"/>
        </w:rPr>
        <w:footnoteReference w:id="10"/>
      </w:r>
      <w:r>
        <w:t xml:space="preserve"> but of these five domestically controlled commercial banks together account for around 90% of banking sector assets.</w:t>
      </w:r>
      <w:r w:rsidR="00FF6D52">
        <w:rPr>
          <w:rStyle w:val="FootnoteReference"/>
        </w:rPr>
        <w:footnoteReference w:id="11"/>
      </w:r>
      <w:r>
        <w:t xml:space="preserve"> South Africa also has a sophisticated non-bank financial services industry with large life- insurance, pension and unit-trust sectors. The ratio of bank assets to GDP is 112% while total financial sector assets amount to 298% of GDP.</w:t>
      </w:r>
    </w:p>
    <w:p w14:paraId="0AF56BD9" w14:textId="201CD788" w:rsidR="00370EF6" w:rsidRDefault="00D00CD1">
      <w:pPr>
        <w:pStyle w:val="BodyText"/>
      </w:pPr>
      <w:r>
        <w:lastRenderedPageBreak/>
        <w:t>South Africa has a well-developed regime of financial regulation that has evolved in line with international financial standards. A solvency regime, similar to the EU Solvency II, for the life insurance sector was introduced in 2011, along with a program of regulatory reform including a shift to a ‘twin peaks’ organisational structure legislated in 2017, with the SARB responsible for prudential and systemic risk while the Financial Sector Conduct Authority for market conduct and consumer protection.</w:t>
      </w:r>
    </w:p>
    <w:p w14:paraId="04372074" w14:textId="62465E4D" w:rsidR="00370EF6" w:rsidRDefault="00D00CD1">
      <w:pPr>
        <w:pStyle w:val="BodyText"/>
        <w:rPr>
          <w:ins w:id="65" w:author="Xolani Sibande" w:date="2023-11-29T08:36:00Z"/>
        </w:rPr>
      </w:pPr>
      <w:r>
        <w:t xml:space="preserve">This prudential regulation and South Africa’s well-capitalised banking sector has prevented the emergence any systemic financial crisis. There is concern about the reliance of the main South African banks on wholesale deposit funding, from non-financial corporates and non-bank financial institutions, which has created some challenges in meeting the Basel III ‘net stable funding requirements’ NSFR ratio. None of the episodes of financial stress, though, in the past three decade have triggered systemic financial problems. These episodes are the exchange rate depreciations of 1998 and 2001, the latter associated with </w:t>
      </w:r>
      <w:del w:id="66" w:author="Xolani Sibande" w:date="2023-11-29T08:26:00Z">
        <w:r w:rsidDel="005C695D">
          <w:delText>a number of</w:delText>
        </w:r>
      </w:del>
      <w:ins w:id="67" w:author="Xolani Sibande" w:date="2023-11-29T08:26:00Z">
        <w:r w:rsidR="005C695D">
          <w:t>several</w:t>
        </w:r>
      </w:ins>
      <w:r>
        <w:t xml:space="preserve"> small bank failures, the impact of the 2008 GFC, the failure of a small lender Africa Bank in 2014 or the 2020 pandemic. Non-performing loans have risen substantially, as a share of bank loans, both in the early 2000’s and following the 2008 GFC and the 2020 pandemic to reach around 5% of gross loans outstanding.</w:t>
      </w:r>
      <w:r w:rsidR="00FF6D52">
        <w:rPr>
          <w:rStyle w:val="FootnoteReference"/>
        </w:rPr>
        <w:footnoteReference w:id="12"/>
      </w:r>
      <w:r>
        <w:t xml:space="preserve"> But the banking sector has remained profitable with return on assets close to 1.5% and return on equity around 15% over the years 2008-2020.</w:t>
      </w:r>
    </w:p>
    <w:p w14:paraId="45CBDB05" w14:textId="77777777" w:rsidR="00876958" w:rsidRDefault="00876958">
      <w:pPr>
        <w:pStyle w:val="BodyText"/>
        <w:rPr>
          <w:ins w:id="68" w:author="Xolani Sibande" w:date="2023-11-29T08:36:00Z"/>
        </w:rPr>
      </w:pPr>
    </w:p>
    <w:p w14:paraId="242798CE" w14:textId="77777777" w:rsidR="00876958" w:rsidRDefault="00876958">
      <w:pPr>
        <w:pStyle w:val="BodyText"/>
        <w:rPr>
          <w:ins w:id="69" w:author="Xolani Sibande" w:date="2023-11-29T08:36:00Z"/>
        </w:rPr>
      </w:pPr>
    </w:p>
    <w:p w14:paraId="7C3CBED0" w14:textId="77777777" w:rsidR="00876958" w:rsidRDefault="00876958">
      <w:pPr>
        <w:pStyle w:val="BodyText"/>
        <w:rPr>
          <w:ins w:id="70" w:author="Xolani Sibande" w:date="2023-11-29T08:36:00Z"/>
        </w:rPr>
      </w:pPr>
    </w:p>
    <w:p w14:paraId="4210BDA3" w14:textId="77777777" w:rsidR="00876958" w:rsidRDefault="00876958">
      <w:pPr>
        <w:pStyle w:val="BodyText"/>
        <w:rPr>
          <w:ins w:id="71" w:author="Xolani Sibande" w:date="2023-11-29T08:36:00Z"/>
        </w:rPr>
      </w:pPr>
    </w:p>
    <w:p w14:paraId="3F6C2844" w14:textId="77777777" w:rsidR="00876958" w:rsidRDefault="00876958">
      <w:pPr>
        <w:pStyle w:val="BodyText"/>
        <w:rPr>
          <w:ins w:id="72" w:author="Xolani Sibande" w:date="2023-11-29T08:36:00Z"/>
        </w:rPr>
      </w:pPr>
    </w:p>
    <w:p w14:paraId="3D72D500" w14:textId="77777777" w:rsidR="00876958" w:rsidRDefault="00876958">
      <w:pPr>
        <w:pStyle w:val="BodyText"/>
        <w:rPr>
          <w:ins w:id="73" w:author="Xolani Sibande" w:date="2023-11-29T08:36:00Z"/>
        </w:rPr>
      </w:pPr>
    </w:p>
    <w:p w14:paraId="640F4113" w14:textId="288DCCCE" w:rsidR="00876958" w:rsidRPr="006906D2" w:rsidRDefault="00876958">
      <w:pPr>
        <w:rPr>
          <w:b/>
          <w:bCs/>
          <w:sz w:val="20"/>
          <w:rPrChange w:id="74" w:author="Xolani Sibande" w:date="2023-11-29T09:16:00Z">
            <w:rPr/>
          </w:rPrChange>
        </w:rPr>
        <w:pPrChange w:id="75" w:author="Xolani Sibande" w:date="2023-11-29T08:36:00Z">
          <w:pPr>
            <w:pStyle w:val="BodyText"/>
          </w:pPr>
        </w:pPrChange>
      </w:pPr>
      <w:ins w:id="76" w:author="Xolani Sibande" w:date="2023-11-29T08:36:00Z">
        <w:r w:rsidRPr="006906D2">
          <w:rPr>
            <w:b/>
            <w:bCs/>
            <w:sz w:val="20"/>
            <w:szCs w:val="20"/>
            <w:rPrChange w:id="77" w:author="Xolani Sibande" w:date="2023-11-29T09:16:00Z">
              <w:rPr/>
            </w:rPrChange>
          </w:rPr>
          <w:lastRenderedPageBreak/>
          <w:t>Figure 1: Bank assets</w:t>
        </w:r>
      </w:ins>
    </w:p>
    <w:p w14:paraId="51E4B398" w14:textId="77777777" w:rsidR="00370EF6" w:rsidRDefault="00D00CD1">
      <w:r>
        <w:rPr>
          <w:noProof/>
          <w:lang w:eastAsia="en-GB"/>
        </w:rPr>
        <w:drawing>
          <wp:inline distT="0" distB="0" distL="0" distR="0" wp14:anchorId="6EAC650C" wp14:editId="66AD7338">
            <wp:extent cx="5753100" cy="5753100"/>
            <wp:effectExtent l="0" t="0" r="0" b="0"/>
            <wp:docPr id="34" name="Picture 34" descr="Figure 3.1: Bank assets. Source: South African Reserve Bank (2022)"/>
            <wp:cNvGraphicFramePr/>
            <a:graphic xmlns:a="http://schemas.openxmlformats.org/drawingml/2006/main">
              <a:graphicData uri="http://schemas.openxmlformats.org/drawingml/2006/picture">
                <pic:pic xmlns:pic="http://schemas.openxmlformats.org/drawingml/2006/picture">
                  <pic:nvPicPr>
                    <pic:cNvPr id="35" name="Picture" descr="Bank_capital_and_bank_lending_files/figure-docx/assets-1.png"/>
                    <pic:cNvPicPr>
                      <a:picLocks noChangeAspect="1" noChangeArrowheads="1"/>
                    </pic:cNvPicPr>
                  </pic:nvPicPr>
                  <pic:blipFill>
                    <a:blip r:embed="rId14"/>
                    <a:stretch>
                      <a:fillRect/>
                    </a:stretch>
                  </pic:blipFill>
                  <pic:spPr bwMode="auto">
                    <a:xfrm>
                      <a:off x="0" y="0"/>
                      <a:ext cx="5753100" cy="5753100"/>
                    </a:xfrm>
                    <a:prstGeom prst="rect">
                      <a:avLst/>
                    </a:prstGeom>
                    <a:noFill/>
                    <a:ln w="9525">
                      <a:noFill/>
                      <a:headEnd/>
                      <a:tailEnd/>
                    </a:ln>
                  </pic:spPr>
                </pic:pic>
              </a:graphicData>
            </a:graphic>
          </wp:inline>
        </w:drawing>
      </w:r>
    </w:p>
    <w:p w14:paraId="4DCAA390" w14:textId="2C592E89" w:rsidR="00370EF6" w:rsidRPr="006906D2" w:rsidDel="00876958" w:rsidRDefault="00876958">
      <w:pPr>
        <w:pStyle w:val="BodyText"/>
        <w:rPr>
          <w:del w:id="78" w:author="Xolani Sibande" w:date="2023-11-29T08:36:00Z"/>
          <w:sz w:val="20"/>
          <w:rPrChange w:id="79" w:author="Xolani Sibande" w:date="2023-11-29T09:16:00Z">
            <w:rPr>
              <w:del w:id="80" w:author="Xolani Sibande" w:date="2023-11-29T08:36:00Z"/>
            </w:rPr>
          </w:rPrChange>
        </w:rPr>
      </w:pPr>
      <w:ins w:id="81" w:author="Xolani Sibande" w:date="2023-11-29T08:39:00Z">
        <w:r w:rsidRPr="006906D2">
          <w:rPr>
            <w:sz w:val="20"/>
            <w:rPrChange w:id="82" w:author="Xolani Sibande" w:date="2023-11-29T09:16:00Z">
              <w:rPr/>
            </w:rPrChange>
          </w:rPr>
          <w:t>Source: South African Reserve Bank (2022)</w:t>
        </w:r>
      </w:ins>
      <w:del w:id="83" w:author="Xolani Sibande" w:date="2023-11-29T08:36:00Z">
        <w:r w:rsidR="00D00CD1" w:rsidRPr="006906D2" w:rsidDel="00876958">
          <w:rPr>
            <w:sz w:val="20"/>
            <w:rPrChange w:id="84" w:author="Xolani Sibande" w:date="2023-11-29T09:16:00Z">
              <w:rPr/>
            </w:rPrChange>
          </w:rPr>
          <w:delText>Figure 3.1: Bank assets. Source: South African Reserve Bank (2022)</w:delText>
        </w:r>
      </w:del>
    </w:p>
    <w:p w14:paraId="446E3541" w14:textId="77777777" w:rsidR="00876958" w:rsidRDefault="00876958">
      <w:pPr>
        <w:rPr>
          <w:ins w:id="85" w:author="Xolani Sibande" w:date="2023-11-29T08:39:00Z"/>
        </w:rPr>
      </w:pPr>
    </w:p>
    <w:p w14:paraId="07A90272" w14:textId="77777777" w:rsidR="002C7F97" w:rsidRDefault="00D00CD1">
      <w:pPr>
        <w:pStyle w:val="BodyText"/>
        <w:rPr>
          <w:ins w:id="86" w:author="Xolani Sibande" w:date="2023-11-29T09:56:00Z"/>
        </w:rPr>
      </w:pPr>
      <w:r>
        <w:t xml:space="preserve">While banks have remained profitable, the growth of private sector credit in South Africa slowed substantially after the GFC (see Figure </w:t>
      </w:r>
      <w:del w:id="87" w:author="Xolani Sibande" w:date="2023-11-29T08:41:00Z">
        <w:r w:rsidDel="00D933E7">
          <w:delText>3.</w:delText>
        </w:r>
      </w:del>
      <w:r>
        <w:t>1). The share of banking sector household mortgage lending to GDP fell from 26% in 2008 to 18% in 2020. Other forms of household credit, secured and unsecured, grew by around 2% of GDP between 2008 and 2013 but have since fallen back. Credit to non-financial corporations has also fallen somewhat since 2008.</w:t>
      </w:r>
      <w:ins w:id="88" w:author="Xolani Sibande" w:date="2023-11-29T09:50:00Z">
        <w:r w:rsidR="00752DAC">
          <w:t xml:space="preserve"> </w:t>
        </w:r>
      </w:ins>
    </w:p>
    <w:p w14:paraId="71F1A0E1" w14:textId="31BEA0DE" w:rsidR="00370EF6" w:rsidDel="00D933E7" w:rsidRDefault="002C7F97">
      <w:pPr>
        <w:pStyle w:val="BodyText"/>
        <w:rPr>
          <w:del w:id="89" w:author="Xolani Sibande" w:date="2023-11-29T08:43:00Z"/>
        </w:rPr>
      </w:pPr>
      <w:ins w:id="90" w:author="Xolani Sibande" w:date="2023-11-29T09:52:00Z">
        <w:r>
          <w:lastRenderedPageBreak/>
          <w:t xml:space="preserve">In general, the path of the </w:t>
        </w:r>
      </w:ins>
      <w:ins w:id="91" w:author="Alistair Milne" w:date="2023-12-14T12:33:00Z">
        <w:r w:rsidR="006A58A2">
          <w:t xml:space="preserve">individual </w:t>
        </w:r>
      </w:ins>
      <w:ins w:id="92" w:author="Xolani Sibande" w:date="2023-11-29T09:52:00Z">
        <w:r>
          <w:t xml:space="preserve">credit </w:t>
        </w:r>
      </w:ins>
      <w:ins w:id="93" w:author="Xolani Sibande" w:date="2023-11-29T09:53:00Z">
        <w:r>
          <w:t>categories is</w:t>
        </w:r>
      </w:ins>
      <w:ins w:id="94" w:author="Alistair Milne" w:date="2023-12-14T12:33:00Z">
        <w:r w:rsidR="006A58A2">
          <w:t xml:space="preserve"> </w:t>
        </w:r>
      </w:ins>
      <w:ins w:id="95" w:author="Xolani Sibande" w:date="2023-11-29T09:53:00Z">
        <w:del w:id="96" w:author="Alistair Milne" w:date="2023-12-14T12:33:00Z">
          <w:r w:rsidDel="006A58A2">
            <w:delText xml:space="preserve"> well </w:delText>
          </w:r>
        </w:del>
        <w:r>
          <w:t>in li</w:t>
        </w:r>
      </w:ins>
      <w:ins w:id="97" w:author="Xolani Sibande" w:date="2023-11-29T09:54:00Z">
        <w:r>
          <w:t xml:space="preserve">ne with the increase in bank lending in the second half of </w:t>
        </w:r>
      </w:ins>
      <w:ins w:id="98" w:author="Xolani Sibande" w:date="2023-11-29T09:55:00Z">
        <w:r>
          <w:t xml:space="preserve">the 2000s, and the subsequent slow down </w:t>
        </w:r>
      </w:ins>
      <w:ins w:id="99" w:author="Xolani Sibande" w:date="2023-11-29T09:57:00Z">
        <w:r>
          <w:t>because of</w:t>
        </w:r>
      </w:ins>
      <w:ins w:id="100" w:author="Xolani Sibande" w:date="2023-11-29T09:55:00Z">
        <w:r>
          <w:t xml:space="preserve"> tighter monetary policy and the introduction of </w:t>
        </w:r>
      </w:ins>
      <w:ins w:id="101" w:author="Xolani Sibande" w:date="2023-11-29T09:56:00Z">
        <w:r>
          <w:t xml:space="preserve">Basel II in South Africa. However, </w:t>
        </w:r>
      </w:ins>
      <w:ins w:id="102" w:author="Xolani Sibande" w:date="2023-11-29T09:57:00Z">
        <w:r>
          <w:t>post 2013 some categories of lending such as unsecured credit for</w:t>
        </w:r>
      </w:ins>
      <w:ins w:id="103" w:author="Xolani Sibande" w:date="2023-11-29T09:58:00Z">
        <w:r>
          <w:t xml:space="preserve"> households </w:t>
        </w:r>
      </w:ins>
      <w:ins w:id="104" w:author="Alistair Milne" w:date="2023-12-14T12:34:00Z">
        <w:r w:rsidR="00142404">
          <w:t xml:space="preserve">increase relative to GDP </w:t>
        </w:r>
      </w:ins>
      <w:ins w:id="105" w:author="Xolani Sibande" w:date="2023-11-29T09:58:00Z">
        <w:r>
          <w:t xml:space="preserve">due to the post financial crisis policy easing. </w:t>
        </w:r>
      </w:ins>
      <w:ins w:id="106" w:author="Xolani Sibande" w:date="2023-11-29T09:59:00Z">
        <w:r>
          <w:t xml:space="preserve">Moderation can be observed after this period due to structurally slower economic growth in the country and more recently the </w:t>
        </w:r>
      </w:ins>
      <w:ins w:id="107" w:author="Xolani Sibande" w:date="2023-11-29T10:00:00Z">
        <w:r>
          <w:t>COVID crisis.</w:t>
        </w:r>
      </w:ins>
    </w:p>
    <w:p w14:paraId="30A14123" w14:textId="77777777" w:rsidR="00B37C0F" w:rsidRDefault="00B37C0F">
      <w:pPr>
        <w:pStyle w:val="BodyText"/>
      </w:pPr>
    </w:p>
    <w:p w14:paraId="5DB5C236" w14:textId="77777777" w:rsidR="00370EF6" w:rsidRDefault="00D00CD1">
      <w:pPr>
        <w:pStyle w:val="Heading2"/>
      </w:pPr>
      <w:bookmarkStart w:id="108" w:name="capital-requirements"/>
      <w:bookmarkEnd w:id="64"/>
      <w:r>
        <w:t>3.3</w:t>
      </w:r>
      <w:r>
        <w:tab/>
        <w:t>Capital requirements reforms in South Africa</w:t>
      </w:r>
    </w:p>
    <w:p w14:paraId="18582B0D" w14:textId="0640A0AA" w:rsidR="0074063D" w:rsidRDefault="00D00CD1">
      <w:r>
        <w:t>South Africa implemented the Basel III bank capital regulation framework between 2013 and 2019</w:t>
      </w:r>
      <w:r w:rsidR="00930EA5">
        <w:t>.</w:t>
      </w:r>
      <w:r>
        <w:t xml:space="preserve"> </w:t>
      </w:r>
      <w:r w:rsidR="001B2A8B">
        <w:t>The full framework covers three forms of equity capital: core equity</w:t>
      </w:r>
      <w:r w:rsidR="0074063D">
        <w:t>;</w:t>
      </w:r>
      <w:r w:rsidR="001B2A8B">
        <w:t xml:space="preserve"> </w:t>
      </w:r>
      <w:r w:rsidR="00696D03">
        <w:t xml:space="preserve">additional </w:t>
      </w:r>
      <w:r w:rsidR="001B2A8B">
        <w:t>Tier 1</w:t>
      </w:r>
      <w:r w:rsidR="00696D03">
        <w:t xml:space="preserve"> capital that </w:t>
      </w:r>
      <w:r w:rsidR="0027031F">
        <w:t xml:space="preserve">absorbs losses on a </w:t>
      </w:r>
      <w:r w:rsidR="0045282C">
        <w:t>‘</w:t>
      </w:r>
      <w:r w:rsidR="0027031F">
        <w:t>going concern</w:t>
      </w:r>
      <w:r w:rsidR="0045282C">
        <w:t>’</w:t>
      </w:r>
      <w:r w:rsidR="0027031F">
        <w:t xml:space="preserve"> basis</w:t>
      </w:r>
      <w:r w:rsidR="0074063D">
        <w:t>;</w:t>
      </w:r>
      <w:r w:rsidR="0027031F">
        <w:t xml:space="preserve"> </w:t>
      </w:r>
      <w:r w:rsidR="00DF3321">
        <w:t xml:space="preserve">and </w:t>
      </w:r>
      <w:r w:rsidR="003F77F2">
        <w:t xml:space="preserve">the </w:t>
      </w:r>
      <w:r w:rsidR="00C212A9">
        <w:t>t</w:t>
      </w:r>
      <w:r w:rsidR="00DF3321">
        <w:t>otal</w:t>
      </w:r>
      <w:del w:id="109" w:author="Xolani Sibande" w:date="2023-11-29T08:24:00Z">
        <w:r w:rsidR="00C212A9" w:rsidDel="005C695D">
          <w:delText>t</w:delText>
        </w:r>
        <w:r w:rsidR="00DF3321" w:rsidDel="005C695D">
          <w:delText>otal</w:delText>
        </w:r>
      </w:del>
      <w:r w:rsidR="0027031F">
        <w:t xml:space="preserve"> capital </w:t>
      </w:r>
      <w:r w:rsidR="00C40571">
        <w:t xml:space="preserve">(Tier 1 plus Tier 2) </w:t>
      </w:r>
      <w:r w:rsidR="00C212A9">
        <w:t xml:space="preserve">that that </w:t>
      </w:r>
      <w:r w:rsidR="002B784D">
        <w:t xml:space="preserve">protects depositors and </w:t>
      </w:r>
      <w:del w:id="110" w:author="Xolani Sibande" w:date="2023-11-29T08:57:00Z">
        <w:r w:rsidR="003F77F2" w:rsidDel="00531C13">
          <w:delText>tax payers</w:delText>
        </w:r>
      </w:del>
      <w:ins w:id="111" w:author="Xolani Sibande" w:date="2023-11-29T08:57:00Z">
        <w:r w:rsidR="00531C13">
          <w:t>taxpayers</w:t>
        </w:r>
      </w:ins>
      <w:r w:rsidR="003F77F2">
        <w:t xml:space="preserve"> when</w:t>
      </w:r>
      <w:r w:rsidR="00292C20">
        <w:t xml:space="preserve"> </w:t>
      </w:r>
      <w:r w:rsidR="003F77F2">
        <w:t xml:space="preserve">a bank fails. The focus of our work is on </w:t>
      </w:r>
      <w:r w:rsidR="00292C20">
        <w:t>t</w:t>
      </w:r>
      <w:r w:rsidR="003F77F2">
        <w:t>otal</w:t>
      </w:r>
      <w:r w:rsidR="00C212A9">
        <w:t xml:space="preserve"> capital. </w:t>
      </w:r>
      <w:r w:rsidR="003F77F2">
        <w:t xml:space="preserve"> </w:t>
      </w:r>
    </w:p>
    <w:p w14:paraId="20E86FCE" w14:textId="115DD053" w:rsidR="00370EF6" w:rsidRDefault="0074063D">
      <w:pPr>
        <w:rPr>
          <w:ins w:id="112" w:author="Xolani Sibande" w:date="2023-12-04T09:04:00Z"/>
        </w:rPr>
      </w:pPr>
      <w:r>
        <w:t xml:space="preserve">Table </w:t>
      </w:r>
      <w:del w:id="113" w:author="Xolani Sibande" w:date="2023-11-29T08:46:00Z">
        <w:r w:rsidDel="00D933E7">
          <w:delText>3.</w:delText>
        </w:r>
      </w:del>
      <w:r>
        <w:t>1 shows the various elements of the total capital requirements introduced in South Africa. This</w:t>
      </w:r>
      <w:r w:rsidR="00D00CD1">
        <w:t xml:space="preserve"> starts with the </w:t>
      </w:r>
      <w:r w:rsidR="00331815">
        <w:t>Basel III</w:t>
      </w:r>
      <w:r w:rsidR="002D0EE1">
        <w:t xml:space="preserve"> </w:t>
      </w:r>
      <w:r w:rsidR="00D00CD1">
        <w:t>minimum</w:t>
      </w:r>
      <w:r>
        <w:t xml:space="preserve"> of 8 per cent of each bank’s risk weighted assets. To this are added: the Pillar 2 elements based on supervisory risk assessment (</w:t>
      </w:r>
      <w:r w:rsidR="00D00CD1">
        <w:t>Pillar 2A is the systemic risk requirement</w:t>
      </w:r>
      <w:r>
        <w:t>,</w:t>
      </w:r>
      <w:r w:rsidR="00D00CD1">
        <w:t xml:space="preserve"> Pillar 2B is the bank-specific individual capital requirement</w:t>
      </w:r>
      <w:r>
        <w:t>)</w:t>
      </w:r>
      <w:r w:rsidR="00D00CD1">
        <w:t xml:space="preserve"> and </w:t>
      </w:r>
      <w:r>
        <w:t>three additional buffers that are available for use as macroprudential policy instruments</w:t>
      </w:r>
      <w:r w:rsidR="00D00CD1">
        <w:t>.</w:t>
      </w:r>
      <w:ins w:id="114" w:author="Xolani Sibande" w:date="2023-12-04T09:04:00Z">
        <w:r w:rsidR="00AB4180">
          <w:rPr>
            <w:rStyle w:val="FootnoteReference"/>
          </w:rPr>
          <w:footnoteReference w:id="13"/>
        </w:r>
      </w:ins>
    </w:p>
    <w:p w14:paraId="32F07293" w14:textId="77777777" w:rsidR="00AB4180" w:rsidRDefault="00AB4180">
      <w:pPr>
        <w:rPr>
          <w:ins w:id="117" w:author="Xolani Sibande" w:date="2023-12-04T09:04:00Z"/>
        </w:rPr>
      </w:pPr>
    </w:p>
    <w:p w14:paraId="35439963" w14:textId="77777777" w:rsidR="00AB4180" w:rsidRDefault="00AB4180">
      <w:pPr>
        <w:rPr>
          <w:ins w:id="118" w:author="Xolani Sibande" w:date="2023-12-04T09:04:00Z"/>
        </w:rPr>
      </w:pPr>
    </w:p>
    <w:p w14:paraId="479C4544" w14:textId="77777777" w:rsidR="00AB4180" w:rsidRDefault="00AB4180">
      <w:pPr>
        <w:rPr>
          <w:ins w:id="119" w:author="Xolani Sibande" w:date="2023-12-04T09:04:00Z"/>
        </w:rPr>
      </w:pPr>
    </w:p>
    <w:p w14:paraId="6F2FB13B" w14:textId="77777777" w:rsidR="00AB4180" w:rsidRDefault="00AB4180">
      <w:pPr>
        <w:rPr>
          <w:ins w:id="120" w:author="Xolani Sibande" w:date="2023-12-04T09:04:00Z"/>
        </w:rPr>
      </w:pPr>
    </w:p>
    <w:p w14:paraId="01068F42" w14:textId="77777777" w:rsidR="00AB4180" w:rsidRDefault="00AB4180">
      <w:pPr>
        <w:rPr>
          <w:ins w:id="121" w:author="Xolani Sibande" w:date="2023-12-04T09:04:00Z"/>
        </w:rPr>
      </w:pPr>
    </w:p>
    <w:p w14:paraId="77A3A952" w14:textId="77777777" w:rsidR="00AB4180" w:rsidRDefault="00AB4180"/>
    <w:p w14:paraId="1015F1AE" w14:textId="3E35C192" w:rsidR="00370EF6" w:rsidRPr="006906D2" w:rsidRDefault="00D00CD1">
      <w:pPr>
        <w:pStyle w:val="TableCaption"/>
        <w:rPr>
          <w:b/>
          <w:bCs/>
          <w:sz w:val="20"/>
          <w:rPrChange w:id="122" w:author="Xolani Sibande" w:date="2023-11-29T09:16:00Z">
            <w:rPr/>
          </w:rPrChange>
        </w:rPr>
      </w:pPr>
      <w:r w:rsidRPr="006906D2">
        <w:rPr>
          <w:b/>
          <w:bCs/>
          <w:sz w:val="20"/>
          <w:rPrChange w:id="123" w:author="Xolani Sibande" w:date="2023-11-29T09:16:00Z">
            <w:rPr/>
          </w:rPrChange>
        </w:rPr>
        <w:t xml:space="preserve">Table </w:t>
      </w:r>
      <w:del w:id="124" w:author="Xolani Sibande" w:date="2023-11-29T08:46:00Z">
        <w:r w:rsidRPr="006906D2" w:rsidDel="00D933E7">
          <w:rPr>
            <w:b/>
            <w:bCs/>
            <w:sz w:val="20"/>
            <w:rPrChange w:id="125" w:author="Xolani Sibande" w:date="2023-11-29T09:16:00Z">
              <w:rPr/>
            </w:rPrChange>
          </w:rPr>
          <w:delText>3.</w:delText>
        </w:r>
      </w:del>
      <w:r w:rsidRPr="006906D2">
        <w:rPr>
          <w:b/>
          <w:bCs/>
          <w:sz w:val="20"/>
          <w:rPrChange w:id="126" w:author="Xolani Sibande" w:date="2023-11-29T09:16:00Z">
            <w:rPr/>
          </w:rPrChange>
        </w:rPr>
        <w:t xml:space="preserve">1: Basel III </w:t>
      </w:r>
      <w:r w:rsidR="00254A51" w:rsidRPr="006906D2">
        <w:rPr>
          <w:b/>
          <w:bCs/>
          <w:sz w:val="20"/>
          <w:rPrChange w:id="127" w:author="Xolani Sibande" w:date="2023-11-29T09:16:00Z">
            <w:rPr/>
          </w:rPrChange>
        </w:rPr>
        <w:t>t</w:t>
      </w:r>
      <w:r w:rsidR="00C212A9" w:rsidRPr="006906D2">
        <w:rPr>
          <w:b/>
          <w:bCs/>
          <w:sz w:val="20"/>
          <w:rPrChange w:id="128" w:author="Xolani Sibande" w:date="2023-11-29T09:16:00Z">
            <w:rPr/>
          </w:rPrChange>
        </w:rPr>
        <w:t>otal c</w:t>
      </w:r>
      <w:r w:rsidRPr="006906D2">
        <w:rPr>
          <w:b/>
          <w:bCs/>
          <w:sz w:val="20"/>
          <w:rPrChange w:id="129" w:author="Xolani Sibande" w:date="2023-11-29T09:16:00Z">
            <w:rPr/>
          </w:rPrChange>
        </w:rPr>
        <w:t>apital</w:t>
      </w:r>
      <w:r w:rsidR="00254A51" w:rsidRPr="006906D2">
        <w:rPr>
          <w:b/>
          <w:bCs/>
          <w:sz w:val="20"/>
          <w:rPrChange w:id="130" w:author="Xolani Sibande" w:date="2023-11-29T09:16:00Z">
            <w:rPr/>
          </w:rPrChange>
        </w:rPr>
        <w:t xml:space="preserve"> (Tier 1 + Tier 2)</w:t>
      </w:r>
      <w:r w:rsidRPr="006906D2">
        <w:rPr>
          <w:b/>
          <w:bCs/>
          <w:sz w:val="20"/>
          <w:rPrChange w:id="131" w:author="Xolani Sibande" w:date="2023-11-29T09:16:00Z">
            <w:rPr/>
          </w:rPrChange>
        </w:rPr>
        <w:t xml:space="preserve"> requirements </w:t>
      </w:r>
      <w:r w:rsidR="00254A51" w:rsidRPr="006906D2">
        <w:rPr>
          <w:b/>
          <w:bCs/>
          <w:sz w:val="20"/>
          <w:rPrChange w:id="132" w:author="Xolani Sibande" w:date="2023-11-29T09:16:00Z">
            <w:rPr/>
          </w:rPrChange>
        </w:rPr>
        <w:t>in South Africa</w:t>
      </w:r>
    </w:p>
    <w:tbl>
      <w:tblPr>
        <w:tblW w:w="0" w:type="auto"/>
        <w:tblLayout w:type="fixed"/>
        <w:tblLook w:val="0420" w:firstRow="1" w:lastRow="0" w:firstColumn="0" w:lastColumn="0" w:noHBand="0" w:noVBand="1"/>
        <w:tblPrChange w:id="133" w:author="Xolani Sibande" w:date="2023-11-29T09:24:00Z">
          <w:tblPr>
            <w:tblW w:w="0" w:type="auto"/>
            <w:tblLayout w:type="fixed"/>
            <w:tblLook w:val="0420" w:firstRow="1" w:lastRow="0" w:firstColumn="0" w:lastColumn="0" w:noHBand="0" w:noVBand="1"/>
          </w:tblPr>
        </w:tblPrChange>
      </w:tblPr>
      <w:tblGrid>
        <w:gridCol w:w="4913"/>
        <w:gridCol w:w="4068"/>
        <w:tblGridChange w:id="134">
          <w:tblGrid>
            <w:gridCol w:w="4913"/>
            <w:gridCol w:w="4068"/>
          </w:tblGrid>
        </w:tblGridChange>
      </w:tblGrid>
      <w:tr w:rsidR="00370EF6" w14:paraId="22E0E79F" w14:textId="77777777" w:rsidTr="00A12FCA">
        <w:trPr>
          <w:trHeight w:hRule="exact" w:val="340"/>
          <w:tblHeader/>
          <w:trPrChange w:id="135" w:author="Xolani Sibande" w:date="2023-11-29T09:24:00Z">
            <w:trPr>
              <w:tblHeader/>
            </w:trPr>
          </w:trPrChange>
        </w:trPr>
        <w:tc>
          <w:tcPr>
            <w:tcW w:w="4913" w:type="dxa"/>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136" w:author="Xolani Sibande" w:date="2023-11-29T09:24:00Z">
              <w:tcPr>
                <w:tcW w:w="4913" w:type="dxa"/>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34E54A6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 xml:space="preserve"> </w:t>
            </w:r>
          </w:p>
        </w:tc>
        <w:tc>
          <w:tcPr>
            <w:tcW w:w="4068" w:type="dxa"/>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137" w:author="Xolani Sibande" w:date="2023-11-29T09:24:00Z">
              <w:tcPr>
                <w:tcW w:w="4068" w:type="dxa"/>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5B63E8A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Percent</w:t>
            </w:r>
          </w:p>
        </w:tc>
      </w:tr>
      <w:tr w:rsidR="00370EF6" w14:paraId="3F37468B" w14:textId="77777777" w:rsidTr="00A12FCA">
        <w:trPr>
          <w:trHeight w:hRule="exact" w:val="340"/>
        </w:trPr>
        <w:tc>
          <w:tcPr>
            <w:tcW w:w="4913" w:type="dxa"/>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38" w:author="Xolani Sibande" w:date="2023-11-29T09:24:00Z">
              <w:tcPr>
                <w:tcW w:w="4913" w:type="dxa"/>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92284E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Basel III minima</w:t>
            </w:r>
          </w:p>
        </w:tc>
        <w:tc>
          <w:tcPr>
            <w:tcW w:w="4068" w:type="dxa"/>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39" w:author="Xolani Sibande" w:date="2023-11-29T09:24:00Z">
              <w:tcPr>
                <w:tcW w:w="4068" w:type="dxa"/>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C511FA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r>
      <w:tr w:rsidR="00370EF6" w14:paraId="4C11972E" w14:textId="77777777" w:rsidTr="00A12FCA">
        <w:trPr>
          <w:trHeight w:hRule="exact" w:val="340"/>
        </w:trPr>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40" w:author="Xolani Sibande" w:date="2023-11-29T09:24:00Z">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69A214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South African minima</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41" w:author="Xolani Sibande" w:date="2023-11-29T09:24:00Z">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1FB986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r>
      <w:tr w:rsidR="00370EF6" w14:paraId="29A89873" w14:textId="77777777" w:rsidTr="00A12FCA">
        <w:trPr>
          <w:trHeight w:hRule="exact" w:val="340"/>
        </w:trPr>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42" w:author="Xolani Sibande" w:date="2023-11-29T09:24:00Z">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9E1A6A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Pillar 2A</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43" w:author="Xolani Sibande" w:date="2023-11-29T09:24:00Z">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0C3914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0.5 to 2</w:t>
            </w:r>
          </w:p>
        </w:tc>
      </w:tr>
      <w:tr w:rsidR="00370EF6" w14:paraId="68B8652A" w14:textId="77777777" w:rsidTr="00A12FCA">
        <w:trPr>
          <w:trHeight w:hRule="exact" w:val="340"/>
        </w:trPr>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44" w:author="Xolani Sibande" w:date="2023-11-29T09:24:00Z">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3ED36D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South Africa base minima</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45" w:author="Xolani Sibande" w:date="2023-11-29T09:24:00Z">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E5D9F6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8+Pillar 2A</w:t>
            </w:r>
          </w:p>
        </w:tc>
      </w:tr>
      <w:tr w:rsidR="00370EF6" w14:paraId="5947CE9C" w14:textId="77777777" w:rsidTr="00A12FCA">
        <w:trPr>
          <w:trHeight w:hRule="exact" w:val="340"/>
        </w:trPr>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46" w:author="Xolani Sibande" w:date="2023-11-29T09:24:00Z">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50DF22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Pillar 2B (ICR)</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47" w:author="Xolani Sibande" w:date="2023-11-29T09:24:00Z">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30E5E6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no specific range</w:t>
            </w:r>
          </w:p>
        </w:tc>
      </w:tr>
      <w:tr w:rsidR="00370EF6" w14:paraId="5B3BBD74" w14:textId="77777777" w:rsidTr="00A12FCA">
        <w:trPr>
          <w:trHeight w:hRule="exact" w:val="340"/>
        </w:trPr>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48" w:author="Xolani Sibande" w:date="2023-11-29T09:24:00Z">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2CE1DE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Prudential minima</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49" w:author="Xolani Sibande" w:date="2023-11-29T09:24:00Z">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85EE31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8+Pillar2A+ICR</w:t>
            </w:r>
          </w:p>
        </w:tc>
      </w:tr>
      <w:tr w:rsidR="00370EF6" w14:paraId="48AE80D1" w14:textId="77777777" w:rsidTr="00A12FCA">
        <w:trPr>
          <w:trHeight w:hRule="exact" w:val="340"/>
        </w:trPr>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50" w:author="Xolani Sibande" w:date="2023-11-29T09:24:00Z">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DDFF6E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Systemically important buffer</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51" w:author="Xolani Sibande" w:date="2023-11-29T09:24:00Z">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40F43F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0.5 to 2.5</w:t>
            </w:r>
          </w:p>
        </w:tc>
      </w:tr>
      <w:tr w:rsidR="00370EF6" w14:paraId="66DDBC03" w14:textId="77777777" w:rsidTr="00A12FCA">
        <w:trPr>
          <w:trHeight w:hRule="exact" w:val="340"/>
        </w:trPr>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52" w:author="Xolani Sibande" w:date="2023-11-29T09:24:00Z">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990ACF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Capital conservation buffer</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53" w:author="Xolani Sibande" w:date="2023-11-29T09:24:00Z">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E484DC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0 to 2.5</w:t>
            </w:r>
          </w:p>
        </w:tc>
      </w:tr>
      <w:tr w:rsidR="00370EF6" w14:paraId="4E5181DA" w14:textId="77777777" w:rsidTr="00A12FCA">
        <w:trPr>
          <w:trHeight w:hRule="exact" w:val="340"/>
        </w:trPr>
        <w:tc>
          <w:tcPr>
            <w:tcW w:w="4913" w:type="dxa"/>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154" w:author="Xolani Sibande" w:date="2023-11-29T09:24:00Z">
              <w:tcPr>
                <w:tcW w:w="4913" w:type="dxa"/>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6382B9B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Countercyclical buffer</w:t>
            </w:r>
          </w:p>
        </w:tc>
        <w:tc>
          <w:tcPr>
            <w:tcW w:w="4068" w:type="dxa"/>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155" w:author="Xolani Sibande" w:date="2023-11-29T09:24:00Z">
              <w:tcPr>
                <w:tcW w:w="4068" w:type="dxa"/>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291CBB7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0 to 2.5</w:t>
            </w:r>
          </w:p>
        </w:tc>
      </w:tr>
    </w:tbl>
    <w:p w14:paraId="0E7ADFBA" w14:textId="01A8800F" w:rsidR="00EC5667" w:rsidRPr="00405CFD" w:rsidRDefault="00C517D8" w:rsidP="00405CFD">
      <w:pPr>
        <w:pStyle w:val="BodyText"/>
        <w:spacing w:line="240" w:lineRule="auto"/>
        <w:jc w:val="left"/>
        <w:rPr>
          <w:sz w:val="20"/>
          <w:szCs w:val="16"/>
        </w:rPr>
      </w:pPr>
      <w:r w:rsidRPr="00405CFD">
        <w:rPr>
          <w:sz w:val="20"/>
          <w:szCs w:val="16"/>
        </w:rPr>
        <w:t xml:space="preserve">Source: </w:t>
      </w:r>
      <w:del w:id="156" w:author="Xolani Sibande" w:date="2023-12-04T09:04:00Z">
        <w:r w:rsidR="00437A3C" w:rsidRPr="00405CFD" w:rsidDel="00AB4180">
          <w:rPr>
            <w:sz w:val="20"/>
            <w:szCs w:val="16"/>
          </w:rPr>
          <w:delText xml:space="preserve">Annexure A of Directive 5 of 2013 by the Office of the Register of Banks, </w:delText>
        </w:r>
      </w:del>
      <w:r w:rsidR="00437A3C" w:rsidRPr="00405CFD">
        <w:rPr>
          <w:sz w:val="20"/>
          <w:szCs w:val="16"/>
        </w:rPr>
        <w:t xml:space="preserve">South African Reserve Bank </w:t>
      </w:r>
      <w:ins w:id="157" w:author="Xolani Sibande" w:date="2023-12-04T09:03:00Z">
        <w:r w:rsidR="00AB4180">
          <w:rPr>
            <w:sz w:val="20"/>
            <w:szCs w:val="16"/>
          </w:rPr>
          <w:t>(2013)</w:t>
        </w:r>
      </w:ins>
      <w:del w:id="158" w:author="Xolani Sibande" w:date="2023-12-04T09:03:00Z">
        <w:r w:rsidR="00437A3C" w:rsidRPr="00405CFD" w:rsidDel="00AB4180">
          <w:rPr>
            <w:sz w:val="20"/>
            <w:szCs w:val="16"/>
          </w:rPr>
          <w:delText>https://www.resbank.co.za/en/home/publications/publication-detail-pages/prudential-authority/pa-deposit-takers/banks-directives/2013/5686</w:delText>
        </w:r>
      </w:del>
    </w:p>
    <w:p w14:paraId="27EF6110" w14:textId="67D7E853" w:rsidR="00370EF6" w:rsidRDefault="00D00CD1">
      <w:pPr>
        <w:pStyle w:val="BodyText"/>
      </w:pPr>
      <w:r>
        <w:t>The authorities stipulated the phase-in period shown in Table</w:t>
      </w:r>
      <w:ins w:id="159" w:author="Xolani Sibande" w:date="2023-11-29T08:46:00Z">
        <w:r w:rsidR="00D933E7">
          <w:t xml:space="preserve"> </w:t>
        </w:r>
      </w:ins>
      <w:del w:id="160" w:author="Xolani Sibande" w:date="2023-11-29T08:46:00Z">
        <w:r w:rsidDel="00D933E7">
          <w:delText xml:space="preserve"> 3.</w:delText>
        </w:r>
      </w:del>
      <w:r>
        <w:t xml:space="preserve">2. </w:t>
      </w:r>
      <w:r w:rsidR="00437A3C">
        <w:t>T</w:t>
      </w:r>
      <w:r>
        <w:t xml:space="preserve">he conservation buffer, countercyclical buffers, and the </w:t>
      </w:r>
      <w:r w:rsidR="0074063D">
        <w:t>capital charge</w:t>
      </w:r>
      <w:r>
        <w:t xml:space="preserve"> for domestic systemically important banks were only introduced in 2016. At the same time, the systemic risk capital requirement (Pillar 2A) was reduced to avoid double counting. In the main, the authorities persisted with the phase-in schedule will only minor deviations regarding the range-bound measures.</w:t>
      </w:r>
    </w:p>
    <w:p w14:paraId="256B66A0" w14:textId="77777777" w:rsidR="00370EF6" w:rsidRPr="006906D2" w:rsidRDefault="00D00CD1">
      <w:pPr>
        <w:pStyle w:val="TableCaption"/>
        <w:rPr>
          <w:b/>
          <w:bCs/>
          <w:sz w:val="20"/>
          <w:rPrChange w:id="161" w:author="Xolani Sibande" w:date="2023-11-29T09:15:00Z">
            <w:rPr/>
          </w:rPrChange>
        </w:rPr>
      </w:pPr>
      <w:r w:rsidRPr="006906D2">
        <w:rPr>
          <w:b/>
          <w:bCs/>
          <w:sz w:val="20"/>
          <w:rPrChange w:id="162" w:author="Xolani Sibande" w:date="2023-11-29T09:15:00Z">
            <w:rPr/>
          </w:rPrChange>
        </w:rPr>
        <w:t xml:space="preserve">Table </w:t>
      </w:r>
      <w:del w:id="163" w:author="Xolani Sibande" w:date="2023-11-29T08:46:00Z">
        <w:r w:rsidRPr="006906D2" w:rsidDel="00D933E7">
          <w:rPr>
            <w:b/>
            <w:bCs/>
            <w:sz w:val="20"/>
            <w:rPrChange w:id="164" w:author="Xolani Sibande" w:date="2023-11-29T09:15:00Z">
              <w:rPr/>
            </w:rPrChange>
          </w:rPr>
          <w:delText>3.</w:delText>
        </w:r>
      </w:del>
      <w:r w:rsidRPr="006906D2">
        <w:rPr>
          <w:b/>
          <w:bCs/>
          <w:sz w:val="20"/>
          <w:rPrChange w:id="165" w:author="Xolani Sibande" w:date="2023-11-29T09:15:00Z">
            <w:rPr/>
          </w:rPrChange>
        </w:rPr>
        <w:t>2: Basel III implementation (%)</w:t>
      </w:r>
    </w:p>
    <w:tbl>
      <w:tblPr>
        <w:tblW w:w="5000" w:type="pct"/>
        <w:tblLook w:val="0420" w:firstRow="1" w:lastRow="0" w:firstColumn="0" w:lastColumn="0" w:noHBand="0" w:noVBand="1"/>
        <w:tblPrChange w:id="166" w:author="Xolani Sibande" w:date="2023-11-29T09:24:00Z">
          <w:tblPr>
            <w:tblW w:w="5000" w:type="pct"/>
            <w:tblLook w:val="0420" w:firstRow="1" w:lastRow="0" w:firstColumn="0" w:lastColumn="0" w:noHBand="0" w:noVBand="1"/>
          </w:tblPr>
        </w:tblPrChange>
      </w:tblPr>
      <w:tblGrid>
        <w:gridCol w:w="4929"/>
        <w:gridCol w:w="576"/>
        <w:gridCol w:w="576"/>
        <w:gridCol w:w="576"/>
        <w:gridCol w:w="621"/>
        <w:gridCol w:w="576"/>
        <w:gridCol w:w="621"/>
        <w:gridCol w:w="576"/>
        <w:tblGridChange w:id="167">
          <w:tblGrid>
            <w:gridCol w:w="4929"/>
            <w:gridCol w:w="576"/>
            <w:gridCol w:w="576"/>
            <w:gridCol w:w="576"/>
            <w:gridCol w:w="621"/>
            <w:gridCol w:w="576"/>
            <w:gridCol w:w="621"/>
            <w:gridCol w:w="576"/>
          </w:tblGrid>
        </w:tblGridChange>
      </w:tblGrid>
      <w:tr w:rsidR="00370EF6" w14:paraId="0CE3F07E" w14:textId="77777777" w:rsidTr="00A12FCA">
        <w:trPr>
          <w:trHeight w:hRule="exact" w:val="340"/>
          <w:tblHeader/>
          <w:trPrChange w:id="168" w:author="Xolani Sibande" w:date="2023-11-29T09:24:00Z">
            <w:trPr>
              <w:tblHeader/>
            </w:trPr>
          </w:trPrChange>
        </w:trPr>
        <w:tc>
          <w:tcPr>
            <w:tcW w:w="2723"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169" w:author="Xolani Sibande" w:date="2023-11-29T09:24:00Z">
              <w:tcPr>
                <w:tcW w:w="2723"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244CCA5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 xml:space="preserve"> </w:t>
            </w:r>
          </w:p>
        </w:tc>
        <w:tc>
          <w:tcPr>
            <w:tcW w:w="318"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170" w:author="Xolani Sibande" w:date="2023-11-29T09:24:00Z">
              <w:tcPr>
                <w:tcW w:w="318"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30FC1B2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2013</w:t>
            </w:r>
          </w:p>
        </w:tc>
        <w:tc>
          <w:tcPr>
            <w:tcW w:w="318"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171" w:author="Xolani Sibande" w:date="2023-11-29T09:24:00Z">
              <w:tcPr>
                <w:tcW w:w="318"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52AA073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2014</w:t>
            </w:r>
          </w:p>
        </w:tc>
        <w:tc>
          <w:tcPr>
            <w:tcW w:w="318"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172" w:author="Xolani Sibande" w:date="2023-11-29T09:24:00Z">
              <w:tcPr>
                <w:tcW w:w="318"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5FE4ED8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2015</w:t>
            </w:r>
          </w:p>
        </w:tc>
        <w:tc>
          <w:tcPr>
            <w:tcW w:w="343"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173" w:author="Xolani Sibande" w:date="2023-11-29T09:24:00Z">
              <w:tcPr>
                <w:tcW w:w="343"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6C7A291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2016</w:t>
            </w:r>
          </w:p>
        </w:tc>
        <w:tc>
          <w:tcPr>
            <w:tcW w:w="318"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174" w:author="Xolani Sibande" w:date="2023-11-29T09:24:00Z">
              <w:tcPr>
                <w:tcW w:w="318"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2588372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2017</w:t>
            </w:r>
          </w:p>
        </w:tc>
        <w:tc>
          <w:tcPr>
            <w:tcW w:w="343"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175" w:author="Xolani Sibande" w:date="2023-11-29T09:24:00Z">
              <w:tcPr>
                <w:tcW w:w="343"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75B858C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2018</w:t>
            </w:r>
          </w:p>
        </w:tc>
        <w:tc>
          <w:tcPr>
            <w:tcW w:w="318"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176" w:author="Xolani Sibande" w:date="2023-11-29T09:24:00Z">
              <w:tcPr>
                <w:tcW w:w="318"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3C3308C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2019</w:t>
            </w:r>
          </w:p>
        </w:tc>
      </w:tr>
      <w:tr w:rsidR="00370EF6" w14:paraId="4F7C6AFB" w14:textId="77777777" w:rsidTr="00A12FCA">
        <w:trPr>
          <w:trHeight w:hRule="exact" w:val="340"/>
        </w:trPr>
        <w:tc>
          <w:tcPr>
            <w:tcW w:w="2723"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77" w:author="Xolani Sibande" w:date="2023-11-29T09:24:00Z">
              <w:tcPr>
                <w:tcW w:w="2723"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F8DC87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Basel III minima</w:t>
            </w:r>
          </w:p>
        </w:tc>
        <w:tc>
          <w:tcPr>
            <w:tcW w:w="318"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78" w:author="Xolani Sibande" w:date="2023-11-29T09:24:00Z">
              <w:tcPr>
                <w:tcW w:w="318"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D50945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c>
          <w:tcPr>
            <w:tcW w:w="318"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79" w:author="Xolani Sibande" w:date="2023-11-29T09:24:00Z">
              <w:tcPr>
                <w:tcW w:w="318"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758756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c>
          <w:tcPr>
            <w:tcW w:w="318"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80" w:author="Xolani Sibande" w:date="2023-11-29T09:24:00Z">
              <w:tcPr>
                <w:tcW w:w="318"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79D8E9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c>
          <w:tcPr>
            <w:tcW w:w="343"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81" w:author="Xolani Sibande" w:date="2023-11-29T09:24:00Z">
              <w:tcPr>
                <w:tcW w:w="343"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27344D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c>
          <w:tcPr>
            <w:tcW w:w="318"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82" w:author="Xolani Sibande" w:date="2023-11-29T09:24:00Z">
              <w:tcPr>
                <w:tcW w:w="318"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B23CE3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c>
          <w:tcPr>
            <w:tcW w:w="343"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83" w:author="Xolani Sibande" w:date="2023-11-29T09:24:00Z">
              <w:tcPr>
                <w:tcW w:w="343"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7AB922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c>
          <w:tcPr>
            <w:tcW w:w="318"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84" w:author="Xolani Sibande" w:date="2023-11-29T09:24:00Z">
              <w:tcPr>
                <w:tcW w:w="318"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C12275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r>
      <w:tr w:rsidR="00370EF6" w14:paraId="07483037" w14:textId="77777777" w:rsidTr="00A12FCA">
        <w:trPr>
          <w:trHeight w:hRule="exact" w:val="340"/>
        </w:trPr>
        <w:tc>
          <w:tcPr>
            <w:tcW w:w="27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85" w:author="Xolani Sibande" w:date="2023-11-29T09:24:00Z">
              <w:tcPr>
                <w:tcW w:w="27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320FD5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Pillar 2A for Total Capital</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86" w:author="Xolani Sibande" w:date="2023-11-29T09:24:00Z">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3A4E55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87" w:author="Xolani Sibande" w:date="2023-11-29T09:24:00Z">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7FF7E3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88" w:author="Xolani Sibande" w:date="2023-11-29T09:24:00Z">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F9AF47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w:t>
            </w:r>
          </w:p>
        </w:tc>
        <w:tc>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89" w:author="Xolani Sibande" w:date="2023-11-29T09:24:00Z">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6A1D22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90" w:author="Xolani Sibande" w:date="2023-11-29T09:24:00Z">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907CFD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w:t>
            </w:r>
          </w:p>
        </w:tc>
        <w:tc>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91" w:author="Xolani Sibande" w:date="2023-11-29T09:24:00Z">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BBE969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1.3</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92" w:author="Xolani Sibande" w:date="2023-11-29T09:24:00Z">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9A342D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w:t>
            </w:r>
          </w:p>
        </w:tc>
      </w:tr>
      <w:tr w:rsidR="00370EF6" w14:paraId="3861B5EB" w14:textId="77777777" w:rsidTr="00A12FCA">
        <w:trPr>
          <w:trHeight w:hRule="exact" w:val="340"/>
        </w:trPr>
        <w:tc>
          <w:tcPr>
            <w:tcW w:w="27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93" w:author="Xolani Sibande" w:date="2023-11-29T09:24:00Z">
              <w:tcPr>
                <w:tcW w:w="27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76E561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Minimum Total Capital Plus 2A</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94" w:author="Xolani Sibande" w:date="2023-11-29T09:24:00Z">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EE8AAD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9.5</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95" w:author="Xolani Sibande" w:date="2023-11-29T09:24:00Z">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EEE938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10</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96" w:author="Xolani Sibande" w:date="2023-11-29T09:24:00Z">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19DABC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10</w:t>
            </w:r>
          </w:p>
        </w:tc>
        <w:tc>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97" w:author="Xolani Sibande" w:date="2023-11-29T09:24:00Z">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8D4E5E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9.8</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98" w:author="Xolani Sibande" w:date="2023-11-29T09:24:00Z">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A8500F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9.5</w:t>
            </w:r>
          </w:p>
        </w:tc>
        <w:tc>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199" w:author="Xolani Sibande" w:date="2023-11-29T09:24:00Z">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B8233E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9.3</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00" w:author="Xolani Sibande" w:date="2023-11-29T09:24:00Z">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D0F209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9</w:t>
            </w:r>
          </w:p>
        </w:tc>
      </w:tr>
      <w:tr w:rsidR="00370EF6" w14:paraId="5D3AA208" w14:textId="77777777" w:rsidTr="00A12FCA">
        <w:trPr>
          <w:trHeight w:hRule="exact" w:val="340"/>
        </w:trPr>
        <w:tc>
          <w:tcPr>
            <w:tcW w:w="27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01" w:author="Xolani Sibande" w:date="2023-11-29T09:24:00Z">
              <w:tcPr>
                <w:tcW w:w="27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78CBE4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Phasing in of specified charge for systemically important banks (as % of Pillar 2A)</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02" w:author="Xolani Sibande" w:date="2023-11-29T09:24:00Z">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D6C95B1"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03" w:author="Xolani Sibande" w:date="2023-11-29T09:24:00Z">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9B7705C"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04" w:author="Xolani Sibande" w:date="2023-11-29T09:24:00Z">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D5E30B8"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05" w:author="Xolani Sibande" w:date="2023-11-29T09:24:00Z">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17FDEA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25</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06" w:author="Xolani Sibande" w:date="2023-11-29T09:24:00Z">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18CB3E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50</w:t>
            </w:r>
          </w:p>
        </w:tc>
        <w:tc>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07" w:author="Xolani Sibande" w:date="2023-11-29T09:24:00Z">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DDDC66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75</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08" w:author="Xolani Sibande" w:date="2023-11-29T09:24:00Z">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012685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100</w:t>
            </w:r>
          </w:p>
        </w:tc>
      </w:tr>
      <w:tr w:rsidR="00370EF6" w14:paraId="1E3B4BEC" w14:textId="77777777" w:rsidTr="00A12FCA">
        <w:trPr>
          <w:trHeight w:hRule="exact" w:val="340"/>
        </w:trPr>
        <w:tc>
          <w:tcPr>
            <w:tcW w:w="27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09" w:author="Xolani Sibande" w:date="2023-11-29T09:24:00Z">
              <w:tcPr>
                <w:tcW w:w="27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D66FC7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Capital conservation buffer</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0" w:author="Xolani Sibande" w:date="2023-11-29T09:24:00Z">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2F0A730"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1" w:author="Xolani Sibande" w:date="2023-11-29T09:24:00Z">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54AD898"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2" w:author="Xolani Sibande" w:date="2023-11-29T09:24:00Z">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364183B"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3" w:author="Xolani Sibande" w:date="2023-11-29T09:24:00Z">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202878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0.625</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4" w:author="Xolani Sibande" w:date="2023-11-29T09:24:00Z">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616BFD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1.25</w:t>
            </w:r>
          </w:p>
        </w:tc>
        <w:tc>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5" w:author="Xolani Sibande" w:date="2023-11-29T09:24:00Z">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1CAFEA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1.875</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6" w:author="Xolani Sibande" w:date="2023-11-29T09:24:00Z">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3988BE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2.5</w:t>
            </w:r>
          </w:p>
        </w:tc>
      </w:tr>
      <w:tr w:rsidR="00370EF6" w14:paraId="0C29E578" w14:textId="77777777" w:rsidTr="00A12FCA">
        <w:trPr>
          <w:trHeight w:hRule="exact" w:val="340"/>
        </w:trPr>
        <w:tc>
          <w:tcPr>
            <w:tcW w:w="2723"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17" w:author="Xolani Sibande" w:date="2023-11-29T09:24:00Z">
              <w:tcPr>
                <w:tcW w:w="2723"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63DC690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Countercyclical buffer</w:t>
            </w:r>
          </w:p>
        </w:tc>
        <w:tc>
          <w:tcPr>
            <w:tcW w:w="318"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18" w:author="Xolani Sibande" w:date="2023-11-29T09:24:00Z">
              <w:tcPr>
                <w:tcW w:w="318"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19B56E7C"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318"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19" w:author="Xolani Sibande" w:date="2023-11-29T09:24:00Z">
              <w:tcPr>
                <w:tcW w:w="318"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605C4F15"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318"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20" w:author="Xolani Sibande" w:date="2023-11-29T09:24:00Z">
              <w:tcPr>
                <w:tcW w:w="318"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5052AFC5"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343"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21" w:author="Xolani Sibande" w:date="2023-11-29T09:24:00Z">
              <w:tcPr>
                <w:tcW w:w="343"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0F2DFBE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0.625</w:t>
            </w:r>
          </w:p>
        </w:tc>
        <w:tc>
          <w:tcPr>
            <w:tcW w:w="318"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22" w:author="Xolani Sibande" w:date="2023-11-29T09:24:00Z">
              <w:tcPr>
                <w:tcW w:w="318"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7226610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1.25</w:t>
            </w:r>
          </w:p>
        </w:tc>
        <w:tc>
          <w:tcPr>
            <w:tcW w:w="343"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23" w:author="Xolani Sibande" w:date="2023-11-29T09:24:00Z">
              <w:tcPr>
                <w:tcW w:w="343"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456530A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1.875</w:t>
            </w:r>
          </w:p>
        </w:tc>
        <w:tc>
          <w:tcPr>
            <w:tcW w:w="318"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24" w:author="Xolani Sibande" w:date="2023-11-29T09:24:00Z">
              <w:tcPr>
                <w:tcW w:w="318"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5608016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2.5</w:t>
            </w:r>
          </w:p>
        </w:tc>
      </w:tr>
    </w:tbl>
    <w:p w14:paraId="2E812155" w14:textId="7E7991D7" w:rsidR="00B37C0F" w:rsidRDefault="00437A3C" w:rsidP="00405CFD">
      <w:pPr>
        <w:pStyle w:val="BodyText"/>
        <w:spacing w:line="240" w:lineRule="auto"/>
      </w:pPr>
      <w:r w:rsidRPr="00FF788A">
        <w:rPr>
          <w:sz w:val="20"/>
          <w:szCs w:val="16"/>
        </w:rPr>
        <w:t>Source:</w:t>
      </w:r>
      <w:del w:id="225" w:author="Xolani Sibande" w:date="2023-12-04T09:04:00Z">
        <w:r w:rsidRPr="00FF788A" w:rsidDel="00AB4180">
          <w:rPr>
            <w:sz w:val="20"/>
            <w:szCs w:val="16"/>
          </w:rPr>
          <w:delText xml:space="preserve"> Annexure </w:delText>
        </w:r>
        <w:r w:rsidDel="00AB4180">
          <w:rPr>
            <w:sz w:val="20"/>
            <w:szCs w:val="16"/>
          </w:rPr>
          <w:delText>B</w:delText>
        </w:r>
        <w:r w:rsidRPr="00FF788A" w:rsidDel="00AB4180">
          <w:rPr>
            <w:sz w:val="20"/>
            <w:szCs w:val="16"/>
          </w:rPr>
          <w:delText xml:space="preserve"> of Directive 5 of 2013 by the Office of the Register of Banks,</w:delText>
        </w:r>
      </w:del>
      <w:r w:rsidRPr="00FF788A">
        <w:rPr>
          <w:sz w:val="20"/>
          <w:szCs w:val="16"/>
        </w:rPr>
        <w:t xml:space="preserve"> South African Reserve Bank </w:t>
      </w:r>
      <w:ins w:id="226" w:author="Xolani Sibande" w:date="2023-12-04T09:02:00Z">
        <w:r w:rsidR="00AB4180">
          <w:rPr>
            <w:sz w:val="20"/>
            <w:szCs w:val="16"/>
          </w:rPr>
          <w:t>(2013)</w:t>
        </w:r>
      </w:ins>
      <w:del w:id="227" w:author="Xolani Sibande" w:date="2023-12-04T09:02:00Z">
        <w:r w:rsidRPr="00FF788A" w:rsidDel="00AB4180">
          <w:rPr>
            <w:sz w:val="20"/>
            <w:szCs w:val="16"/>
          </w:rPr>
          <w:delText>https://www.resbank.co.za/en/home/publications/publication-detail-pages/prudential-authority/pa-deposit-takers/banks-directives/2013/5686</w:delText>
        </w:r>
      </w:del>
    </w:p>
    <w:p w14:paraId="3E54F067" w14:textId="3A90EF67" w:rsidR="00370EF6" w:rsidRDefault="00D00CD1">
      <w:pPr>
        <w:pStyle w:val="BodyText"/>
        <w:rPr>
          <w:ins w:id="228" w:author="Xolani Sibande" w:date="2023-12-04T09:04:00Z"/>
        </w:rPr>
      </w:pPr>
      <w:r>
        <w:t xml:space="preserve">South African banks hold a discretionary buffer above the regulated minimum requirements. </w:t>
      </w:r>
      <w:r w:rsidR="00437A3C">
        <w:t>T</w:t>
      </w:r>
      <w:r>
        <w:t xml:space="preserve">he buffer of bank capital over minimum regulatory requirements for the sector has varied, rising from around 2% in 2008 to 6% in 2013, but with the introduction of the higher Basel III requirements has since fallen, fluctuating in range of 2-4% since 2015 (see Figure </w:t>
      </w:r>
      <w:del w:id="229" w:author="Xolani Sibande" w:date="2023-11-29T08:41:00Z">
        <w:r w:rsidDel="00D933E7">
          <w:delText>3.</w:delText>
        </w:r>
      </w:del>
      <w:r>
        <w:t>2).</w:t>
      </w:r>
    </w:p>
    <w:p w14:paraId="11B093A3" w14:textId="77777777" w:rsidR="00AB4180" w:rsidRDefault="00AB4180">
      <w:pPr>
        <w:pStyle w:val="BodyText"/>
        <w:rPr>
          <w:ins w:id="230" w:author="Xolani Sibande" w:date="2023-11-29T08:36:00Z"/>
        </w:rPr>
      </w:pPr>
    </w:p>
    <w:p w14:paraId="454254E9" w14:textId="6A8CF287" w:rsidR="005C695D" w:rsidRPr="006906D2" w:rsidRDefault="00876958">
      <w:pPr>
        <w:rPr>
          <w:b/>
          <w:bCs/>
          <w:sz w:val="20"/>
          <w:rPrChange w:id="231" w:author="Xolani Sibande" w:date="2023-11-29T09:15:00Z">
            <w:rPr/>
          </w:rPrChange>
        </w:rPr>
        <w:pPrChange w:id="232" w:author="Xolani Sibande" w:date="2023-11-29T08:36:00Z">
          <w:pPr>
            <w:pStyle w:val="BodyText"/>
          </w:pPr>
        </w:pPrChange>
      </w:pPr>
      <w:ins w:id="233" w:author="Xolani Sibande" w:date="2023-11-29T08:36:00Z">
        <w:r w:rsidRPr="006906D2">
          <w:rPr>
            <w:b/>
            <w:bCs/>
            <w:sz w:val="20"/>
            <w:szCs w:val="20"/>
            <w:rPrChange w:id="234" w:author="Xolani Sibande" w:date="2023-11-29T09:15:00Z">
              <w:rPr/>
            </w:rPrChange>
          </w:rPr>
          <w:t>Figure 2: Capital requirements</w:t>
        </w:r>
      </w:ins>
    </w:p>
    <w:p w14:paraId="5B978804" w14:textId="77777777" w:rsidR="00370EF6" w:rsidRDefault="00D00CD1">
      <w:pPr>
        <w:rPr>
          <w:ins w:id="235" w:author="Xolani Sibande" w:date="2023-11-29T08:36:00Z"/>
        </w:rPr>
      </w:pPr>
      <w:r>
        <w:rPr>
          <w:noProof/>
          <w:lang w:eastAsia="en-GB"/>
        </w:rPr>
        <w:drawing>
          <wp:inline distT="0" distB="0" distL="0" distR="0" wp14:anchorId="272A20E8" wp14:editId="163D3DE6">
            <wp:extent cx="5753100" cy="3451860"/>
            <wp:effectExtent l="0" t="0" r="0" b="0"/>
            <wp:docPr id="42" name="Picture 42" descr="Figure 3.2: Capital requirements. Source: South African Reserve Bank (2022). Note: RWA is risk weighted assets."/>
            <wp:cNvGraphicFramePr/>
            <a:graphic xmlns:a="http://schemas.openxmlformats.org/drawingml/2006/main">
              <a:graphicData uri="http://schemas.openxmlformats.org/drawingml/2006/picture">
                <pic:pic xmlns:pic="http://schemas.openxmlformats.org/drawingml/2006/picture">
                  <pic:nvPicPr>
                    <pic:cNvPr id="43" name="Picture" descr="Bank_capital_and_bank_lending_files/figure-docx/capital-1.png"/>
                    <pic:cNvPicPr>
                      <a:picLocks noChangeAspect="1" noChangeArrowheads="1"/>
                    </pic:cNvPicPr>
                  </pic:nvPicPr>
                  <pic:blipFill>
                    <a:blip r:embed="rId15"/>
                    <a:stretch>
                      <a:fillRect/>
                    </a:stretch>
                  </pic:blipFill>
                  <pic:spPr bwMode="auto">
                    <a:xfrm>
                      <a:off x="0" y="0"/>
                      <a:ext cx="5753100" cy="3451860"/>
                    </a:xfrm>
                    <a:prstGeom prst="rect">
                      <a:avLst/>
                    </a:prstGeom>
                    <a:noFill/>
                    <a:ln w="9525">
                      <a:noFill/>
                      <a:headEnd/>
                      <a:tailEnd/>
                    </a:ln>
                  </pic:spPr>
                </pic:pic>
              </a:graphicData>
            </a:graphic>
          </wp:inline>
        </w:drawing>
      </w:r>
    </w:p>
    <w:p w14:paraId="13960806" w14:textId="31422463" w:rsidR="00876958" w:rsidRPr="006906D2" w:rsidRDefault="00876958">
      <w:pPr>
        <w:rPr>
          <w:sz w:val="20"/>
          <w:szCs w:val="20"/>
          <w:rPrChange w:id="236" w:author="Xolani Sibande" w:date="2023-11-29T09:15:00Z">
            <w:rPr/>
          </w:rPrChange>
        </w:rPr>
      </w:pPr>
      <w:ins w:id="237" w:author="Xolani Sibande" w:date="2023-11-29T08:36:00Z">
        <w:r w:rsidRPr="006906D2">
          <w:rPr>
            <w:sz w:val="20"/>
            <w:szCs w:val="20"/>
            <w:rPrChange w:id="238" w:author="Xolani Sibande" w:date="2023-11-29T09:15:00Z">
              <w:rPr/>
            </w:rPrChange>
          </w:rPr>
          <w:t>Source: South African Reserve Bank (2022). Note: RWA is risk weighted assets</w:t>
        </w:r>
      </w:ins>
    </w:p>
    <w:p w14:paraId="5F49F12B" w14:textId="3A62C56C" w:rsidR="00370EF6" w:rsidDel="00876958" w:rsidRDefault="00D00CD1">
      <w:pPr>
        <w:pStyle w:val="Heading1"/>
        <w:rPr>
          <w:del w:id="239" w:author="Xolani Sibande" w:date="2023-11-29T08:36:00Z"/>
        </w:rPr>
        <w:pPrChange w:id="240" w:author="Xolani Sibande" w:date="2023-11-29T08:36:00Z">
          <w:pPr/>
        </w:pPrChange>
      </w:pPr>
      <w:del w:id="241" w:author="Xolani Sibande" w:date="2023-11-29T08:36:00Z">
        <w:r w:rsidDel="00876958">
          <w:delText>Figure 3.2: Capital requirements. Source: South African Reserve Bank (2022). Note: RWA is risk weighted assets.</w:delText>
        </w:r>
      </w:del>
    </w:p>
    <w:p w14:paraId="32B5F828" w14:textId="77777777" w:rsidR="00370EF6" w:rsidRDefault="00D00CD1" w:rsidP="00876958">
      <w:pPr>
        <w:pStyle w:val="Heading1"/>
      </w:pPr>
      <w:bookmarkStart w:id="242" w:name="data"/>
      <w:bookmarkEnd w:id="46"/>
      <w:bookmarkEnd w:id="108"/>
      <w:r>
        <w:t>4</w:t>
      </w:r>
      <w:r>
        <w:tab/>
        <w:t>Data and Methodology</w:t>
      </w:r>
    </w:p>
    <w:p w14:paraId="09FDE1D6" w14:textId="6C4935AD" w:rsidR="00370EF6" w:rsidRDefault="00D00CD1">
      <w:r>
        <w:t xml:space="preserve">We collected data on the four major South African banks; Absa Bank, Standard Bank, First National Bank, and Nedbank. Together these constitute over 80% of the banking sector assets. Our main data sources were the monthly Banks Act (BA) statutory disclosures collected by the South African Reserve Bank (SARB). The Banks Act obliges the SARB to collect and publish bank balance sheets and other data to understand the country’s banking activity scale. We mainly utilised the BA900s (bank </w:t>
      </w:r>
      <w:r w:rsidR="00E952D5">
        <w:t xml:space="preserve">balance sheet </w:t>
      </w:r>
      <w:r>
        <w:t xml:space="preserve">returns) and the BA930s (bank product lending rates). The Basel III capital requirements (BA700s) data was collected from the South African Prudential Authority (PA) - the financial sector regulator. From the same source, we also collected the controls data. Tables </w:t>
      </w:r>
      <w:ins w:id="243" w:author="Xolani Sibande" w:date="2023-11-29T09:02:00Z">
        <w:r w:rsidR="00123093">
          <w:t>B</w:t>
        </w:r>
      </w:ins>
      <w:del w:id="244" w:author="Xolani Sibande" w:date="2023-11-29T09:02:00Z">
        <w:r w:rsidDel="00123093">
          <w:delText>7</w:delText>
        </w:r>
      </w:del>
      <w:r>
        <w:t xml:space="preserve">.1 and </w:t>
      </w:r>
      <w:ins w:id="245" w:author="Xolani Sibande" w:date="2023-11-29T09:02:00Z">
        <w:r w:rsidR="00123093">
          <w:t>B</w:t>
        </w:r>
      </w:ins>
      <w:del w:id="246" w:author="Xolani Sibande" w:date="2023-11-29T09:02:00Z">
        <w:r w:rsidDel="00123093">
          <w:delText>7</w:delText>
        </w:r>
      </w:del>
      <w:r>
        <w:t xml:space="preserve">.2 in </w:t>
      </w:r>
      <w:del w:id="247" w:author="Xolani Sibande" w:date="2023-11-29T09:09:00Z">
        <w:r w:rsidDel="008E305E">
          <w:delText xml:space="preserve">the </w:delText>
        </w:r>
      </w:del>
      <w:r>
        <w:t>Appendix</w:t>
      </w:r>
      <w:ins w:id="248" w:author="Xolani Sibande" w:date="2023-11-29T09:09:00Z">
        <w:r w:rsidR="008E305E">
          <w:t xml:space="preserve"> B</w:t>
        </w:r>
      </w:ins>
      <w:r>
        <w:t xml:space="preserve"> summarise the specific data. </w:t>
      </w:r>
      <w:r w:rsidR="00437A3C">
        <w:t>M</w:t>
      </w:r>
      <w:r>
        <w:t xml:space="preserve">ost bank-level data is </w:t>
      </w:r>
      <w:r w:rsidR="00437A3C">
        <w:t>confidential data held by</w:t>
      </w:r>
      <w:r>
        <w:t xml:space="preserve"> the SARB; however, the BA900 bank-level </w:t>
      </w:r>
      <w:r w:rsidR="00302D5E">
        <w:t xml:space="preserve">balance sheet </w:t>
      </w:r>
      <w:r>
        <w:t>data is public.</w:t>
      </w:r>
    </w:p>
    <w:p w14:paraId="7D1F75F2" w14:textId="5692B8FF" w:rsidR="00E952D5" w:rsidRDefault="00E952D5">
      <w:r>
        <w:lastRenderedPageBreak/>
        <w:t xml:space="preserve">These data </w:t>
      </w:r>
      <w:r w:rsidR="009A5016">
        <w:t>have some distinctive features, making them promising for inv</w:t>
      </w:r>
      <w:r w:rsidR="00D627D1">
        <w:t>e</w:t>
      </w:r>
      <w:r w:rsidR="009A5016">
        <w:t xml:space="preserve">stigating the </w:t>
      </w:r>
      <w:del w:id="249" w:author="Xolani Sibande" w:date="2023-11-29T08:23:00Z">
        <w:r w:rsidR="009A5016" w:rsidDel="005C695D">
          <w:delText>determinatns</w:delText>
        </w:r>
      </w:del>
      <w:ins w:id="250" w:author="Xolani Sibande" w:date="2023-11-29T08:23:00Z">
        <w:r w:rsidR="005C695D">
          <w:t>determinants</w:t>
        </w:r>
      </w:ins>
      <w:r w:rsidR="009A5016">
        <w:t xml:space="preserve"> of bank credit supply when compared to what is available for other countries. First</w:t>
      </w:r>
      <w:r w:rsidR="00157D88">
        <w:t>, unusually,</w:t>
      </w:r>
      <w:r w:rsidR="003A49CC">
        <w:t xml:space="preserve"> </w:t>
      </w:r>
      <w:ins w:id="251" w:author="Xolani Sibande" w:date="2023-11-29T08:23:00Z">
        <w:r w:rsidR="005C695D">
          <w:t xml:space="preserve">the </w:t>
        </w:r>
      </w:ins>
      <w:r w:rsidR="00F26888">
        <w:t xml:space="preserve">South </w:t>
      </w:r>
      <w:del w:id="252" w:author="Xolani Sibande" w:date="2023-11-29T08:23:00Z">
        <w:r w:rsidR="00F26888" w:rsidDel="005C695D">
          <w:delText>Africna</w:delText>
        </w:r>
      </w:del>
      <w:ins w:id="253" w:author="Xolani Sibande" w:date="2023-11-29T08:23:00Z">
        <w:r w:rsidR="005C695D">
          <w:t>African</w:t>
        </w:r>
      </w:ins>
      <w:r w:rsidR="00F26888">
        <w:t xml:space="preserve"> data provides</w:t>
      </w:r>
      <w:r w:rsidR="00157D88">
        <w:t xml:space="preserve"> granular public domain monthly </w:t>
      </w:r>
      <w:r w:rsidR="00483F2E">
        <w:t xml:space="preserve">balance sheet </w:t>
      </w:r>
      <w:r w:rsidR="00F26888">
        <w:t>reports with a</w:t>
      </w:r>
      <w:r w:rsidR="00483F2E">
        <w:t xml:space="preserve"> d</w:t>
      </w:r>
      <w:r w:rsidR="00A37210">
        <w:t>etailed breakdown of</w:t>
      </w:r>
      <w:r w:rsidR="00157D88">
        <w:t xml:space="preserve"> bank </w:t>
      </w:r>
      <w:r w:rsidR="00483F2E">
        <w:t>assets and liabilities</w:t>
      </w:r>
      <w:r w:rsidR="00A37210">
        <w:t xml:space="preserve"> for individual banks. Second </w:t>
      </w:r>
      <w:r w:rsidR="009D005C">
        <w:t xml:space="preserve">confidential granular </w:t>
      </w:r>
      <w:r w:rsidR="001524CA">
        <w:t xml:space="preserve">bank by bank </w:t>
      </w:r>
      <w:r w:rsidR="00B50B76">
        <w:t xml:space="preserve">matching </w:t>
      </w:r>
      <w:r w:rsidR="00A37210">
        <w:t xml:space="preserve">loan category data on </w:t>
      </w:r>
      <w:r w:rsidR="009D005C">
        <w:t>produc</w:t>
      </w:r>
      <w:r w:rsidR="001524CA">
        <w:t>t</w:t>
      </w:r>
      <w:r w:rsidR="009D005C">
        <w:t xml:space="preserve"> lending rates</w:t>
      </w:r>
      <w:r w:rsidR="001524CA">
        <w:t xml:space="preserve">. This </w:t>
      </w:r>
      <w:r w:rsidR="001859E0">
        <w:t xml:space="preserve">pricing data </w:t>
      </w:r>
      <w:r w:rsidR="001524CA">
        <w:t xml:space="preserve">offers </w:t>
      </w:r>
      <w:r w:rsidR="001859E0">
        <w:t>the potential of employing a new approach from that used in the existing literature</w:t>
      </w:r>
      <w:r w:rsidR="001524CA">
        <w:t xml:space="preserve"> to </w:t>
      </w:r>
      <w:r w:rsidR="001859E0">
        <w:t>identify credit supply effects.</w:t>
      </w:r>
      <w:r w:rsidR="009D005C">
        <w:t xml:space="preserve"> </w:t>
      </w:r>
    </w:p>
    <w:p w14:paraId="6BCD9745" w14:textId="09339CD7" w:rsidR="00370EF6" w:rsidRDefault="00D00CD1">
      <w:pPr>
        <w:pStyle w:val="BodyText"/>
      </w:pPr>
      <w:r>
        <w:t>Our focus is on the effect of higher capital requirements on lending</w:t>
      </w:r>
      <w:r w:rsidR="00437A3C">
        <w:t xml:space="preserve"> to </w:t>
      </w:r>
      <w:del w:id="254" w:author="Xolani Sibande" w:date="2023-11-29T09:02:00Z">
        <w:r w:rsidR="00437A3C" w:rsidDel="00123093">
          <w:delText>non financial</w:delText>
        </w:r>
      </w:del>
      <w:ins w:id="255" w:author="Xolani Sibande" w:date="2023-11-29T09:02:00Z">
        <w:r w:rsidR="00123093">
          <w:t>non-financial</w:t>
        </w:r>
      </w:ins>
      <w:r w:rsidR="00437A3C">
        <w:t xml:space="preserve"> household and corporate borrowers</w:t>
      </w:r>
      <w:r>
        <w:t xml:space="preserve">. </w:t>
      </w:r>
      <w:r w:rsidR="00437A3C">
        <w:t>T</w:t>
      </w:r>
      <w:r>
        <w:t xml:space="preserve">he BA900s </w:t>
      </w:r>
      <w:r w:rsidR="003F4584">
        <w:t>distinguishes twenty-four</w:t>
      </w:r>
      <w:r>
        <w:t xml:space="preserve"> lending categories</w:t>
      </w:r>
      <w:r w:rsidR="003F4584">
        <w:t xml:space="preserve"> </w:t>
      </w:r>
      <w:r>
        <w:t xml:space="preserve">to households and non-financial corporations. </w:t>
      </w:r>
      <w:r w:rsidR="003F4584">
        <w:t>Many of these categories are closely related, t</w:t>
      </w:r>
      <w:r>
        <w:t xml:space="preserve">herefore, some aggregation </w:t>
      </w:r>
      <w:r w:rsidR="003F4584">
        <w:t>is appropriate</w:t>
      </w:r>
      <w:r>
        <w:t xml:space="preserve">. </w:t>
      </w:r>
      <w:r w:rsidR="003F4584">
        <w:t>The</w:t>
      </w:r>
      <w:r>
        <w:t xml:space="preserve"> aggregation</w:t>
      </w:r>
      <w:r w:rsidR="003F4584">
        <w:t xml:space="preserve"> of this data</w:t>
      </w:r>
      <w:r>
        <w:t xml:space="preserve">, combining related granular lending categories into broader categories, is explained in </w:t>
      </w:r>
      <w:del w:id="256" w:author="Xolani Sibande" w:date="2023-11-29T09:10:00Z">
        <w:r w:rsidDel="008E305E">
          <w:delText xml:space="preserve">Section 7.4 in the </w:delText>
        </w:r>
      </w:del>
      <w:r>
        <w:t>Appendix</w:t>
      </w:r>
      <w:ins w:id="257" w:author="Xolani Sibande" w:date="2023-11-29T09:10:00Z">
        <w:r w:rsidR="008E305E">
          <w:t xml:space="preserve"> B</w:t>
        </w:r>
      </w:ins>
      <w:r>
        <w:t>. Th</w:t>
      </w:r>
      <w:r w:rsidR="003F4584">
        <w:t>is results in</w:t>
      </w:r>
      <w:r>
        <w:t xml:space="preserve"> three</w:t>
      </w:r>
      <w:r w:rsidR="003F4584">
        <w:t xml:space="preserve"> lending</w:t>
      </w:r>
      <w:r>
        <w:t xml:space="preserve"> categories for </w:t>
      </w:r>
      <w:r w:rsidR="00BC57D2">
        <w:t xml:space="preserve">both </w:t>
      </w:r>
      <w:r>
        <w:t>households and</w:t>
      </w:r>
      <w:r w:rsidR="003F4584">
        <w:t xml:space="preserve"> for</w:t>
      </w:r>
      <w:r>
        <w:t xml:space="preserve"> non-financial corporations: unsecured credit, secured credit, and mortgages. These six categories form the foundation of our analysis.</w:t>
      </w:r>
    </w:p>
    <w:p w14:paraId="49312BAD" w14:textId="68AD296B" w:rsidR="00370EF6" w:rsidRDefault="003F4584">
      <w:pPr>
        <w:pStyle w:val="BodyText"/>
      </w:pPr>
      <w:r>
        <w:t xml:space="preserve">Table </w:t>
      </w:r>
      <w:ins w:id="258" w:author="Xolani Sibande" w:date="2023-11-29T08:50:00Z">
        <w:r w:rsidR="00531C13">
          <w:t>3</w:t>
        </w:r>
      </w:ins>
      <w:del w:id="259" w:author="Xolani Sibande" w:date="2023-11-29T08:50:00Z">
        <w:r w:rsidDel="00531C13">
          <w:delText>4.1</w:delText>
        </w:r>
      </w:del>
      <w:r>
        <w:t xml:space="preserve"> prov</w:t>
      </w:r>
      <w:r w:rsidR="000E1973">
        <w:t>i</w:t>
      </w:r>
      <w:r>
        <w:t xml:space="preserve">des the </w:t>
      </w:r>
      <w:del w:id="260" w:author="Xolani Sibande" w:date="2023-11-29T08:21:00Z">
        <w:r w:rsidDel="005C695D">
          <w:delText>definintions</w:delText>
        </w:r>
      </w:del>
      <w:ins w:id="261" w:author="Xolani Sibande" w:date="2023-11-29T08:21:00Z">
        <w:r w:rsidR="005C695D">
          <w:t>definitions</w:t>
        </w:r>
      </w:ins>
      <w:r>
        <w:t xml:space="preserve"> of and summary statistics for our dependent and independent variables</w:t>
      </w:r>
      <w:del w:id="262" w:author="Xolani Sibande" w:date="2023-11-29T08:22:00Z">
        <w:r w:rsidR="00756C39" w:rsidDel="005C695D">
          <w:delText>. The data transformations</w:delText>
        </w:r>
        <w:r w:rsidR="00645E78" w:rsidDel="005C695D">
          <w:delText xml:space="preserve"> </w:delText>
        </w:r>
      </w:del>
      <w:del w:id="263" w:author="Xolani Sibande" w:date="2023-11-29T08:21:00Z">
        <w:r w:rsidR="00D00CD1" w:rsidDel="005C695D">
          <w:delText xml:space="preserve"> transformed </w:delText>
        </w:r>
      </w:del>
      <w:del w:id="264" w:author="Xolani Sibande" w:date="2023-11-29T08:22:00Z">
        <w:r w:rsidR="00D00CD1" w:rsidDel="005C695D">
          <w:delText>some data for modelling purposes as summarised in</w:delText>
        </w:r>
      </w:del>
      <w:r w:rsidR="00D00CD1">
        <w:t xml:space="preserve">. In the literature section, we explained the challenges in separating the bank lending effect of specific Basel III actions from banks’ normal risk and portfolio adjustment actions. To </w:t>
      </w:r>
      <w:r w:rsidR="00F70404">
        <w:t>ad</w:t>
      </w:r>
      <w:r w:rsidR="00556E9A">
        <w:t>d</w:t>
      </w:r>
      <w:r w:rsidR="00F70404">
        <w:t xml:space="preserve">ress </w:t>
      </w:r>
      <w:r w:rsidR="00D00CD1">
        <w:t>th</w:t>
      </w:r>
      <w:r w:rsidR="00556E9A">
        <w:t>is</w:t>
      </w:r>
      <w:r w:rsidR="00D00CD1">
        <w:t xml:space="preserve"> identification problem, we </w:t>
      </w:r>
      <w:r>
        <w:t xml:space="preserve">follow Fang </w:t>
      </w:r>
      <w:r>
        <w:rPr>
          <w:i/>
          <w:iCs/>
        </w:rPr>
        <w:t>et al.</w:t>
      </w:r>
      <w:r>
        <w:t xml:space="preserve"> (2020), using a dummy variable in</w:t>
      </w:r>
      <w:r w:rsidR="004175B9">
        <w:t>t</w:t>
      </w:r>
      <w:r>
        <w:t xml:space="preserve">eraction to </w:t>
      </w:r>
      <w:r w:rsidR="00D00CD1">
        <w:t>distinguish between</w:t>
      </w:r>
      <w:r>
        <w:t xml:space="preserve"> changes due to</w:t>
      </w:r>
      <w:r w:rsidR="00D00CD1">
        <w:t xml:space="preserve"> Basel III</w:t>
      </w:r>
      <w:r w:rsidR="000E1973">
        <w:t>, in the case of So</w:t>
      </w:r>
      <w:r w:rsidR="00556D69">
        <w:t>u</w:t>
      </w:r>
      <w:r w:rsidR="000E1973">
        <w:t xml:space="preserve">th Africa the jumps in capital requirements introduce in January of the years 2014 to </w:t>
      </w:r>
      <w:r w:rsidR="00E76B58">
        <w:t>2019</w:t>
      </w:r>
      <w:r w:rsidR="00556D69">
        <w:t xml:space="preserve"> in the phased introduction of the Basel III higher minimum capital</w:t>
      </w:r>
      <w:r w:rsidR="00E76B58">
        <w:t xml:space="preserve"> </w:t>
      </w:r>
      <w:r w:rsidR="00556D69">
        <w:t xml:space="preserve">requirements </w:t>
      </w:r>
      <w:r w:rsidR="00E76B58">
        <w:t xml:space="preserve">(Table </w:t>
      </w:r>
      <w:del w:id="265" w:author="Xolani Sibande" w:date="2023-11-29T08:48:00Z">
        <w:r w:rsidR="00E76B58" w:rsidDel="00D933E7">
          <w:delText>3.</w:delText>
        </w:r>
      </w:del>
      <w:r w:rsidR="00E76B58">
        <w:t>2)</w:t>
      </w:r>
      <w:r w:rsidR="000E1973">
        <w:t xml:space="preserve">, </w:t>
      </w:r>
      <w:r w:rsidR="00D00CD1">
        <w:t xml:space="preserve">and </w:t>
      </w:r>
      <w:r>
        <w:t>small</w:t>
      </w:r>
      <w:ins w:id="266" w:author="Alistair Milne" w:date="2023-12-14T12:55:00Z">
        <w:r w:rsidR="00123FFF">
          <w:t>er</w:t>
        </w:r>
      </w:ins>
      <w:r>
        <w:t xml:space="preserve"> fluctuations </w:t>
      </w:r>
      <w:ins w:id="267" w:author="Alistair Milne" w:date="2023-12-14T12:55:00Z">
        <w:r w:rsidR="00123FFF">
          <w:t xml:space="preserve">for other months </w:t>
        </w:r>
      </w:ins>
      <w:r>
        <w:t>resulting from changes in RWA</w:t>
      </w:r>
      <w:r w:rsidR="00D00CD1">
        <w:t xml:space="preserve"> (see Figure </w:t>
      </w:r>
      <w:del w:id="268" w:author="Xolani Sibande" w:date="2023-11-29T08:41:00Z">
        <w:r w:rsidR="00D00CD1" w:rsidDel="00D933E7">
          <w:delText>3.</w:delText>
        </w:r>
      </w:del>
      <w:r w:rsidR="00D00CD1">
        <w:t xml:space="preserve">2). </w:t>
      </w:r>
      <m:oMath>
        <m:r>
          <w:rPr>
            <w:rFonts w:ascii="Cambria Math" w:hAnsi="Cambria Math"/>
          </w:rPr>
          <m:t>ΔKR</m:t>
        </m:r>
      </m:oMath>
      <w:r w:rsidR="00D00CD1">
        <w:t xml:space="preserve"> or minimum capital requirement is a</w:t>
      </w:r>
      <w:r w:rsidR="004557AD">
        <w:t>n interactive</w:t>
      </w:r>
      <w:r w:rsidR="00D00CD1">
        <w:t xml:space="preserve"> dummy that isolates the specific Basel III changes to the regulatory capital buffer requirements</w:t>
      </w:r>
      <w:ins w:id="269" w:author="Alistair Milne" w:date="2023-12-14T12:55:00Z">
        <w:r w:rsidR="00F771D6">
          <w:t xml:space="preserve"> </w:t>
        </w:r>
      </w:ins>
      <w:ins w:id="270" w:author="Alistair Milne" w:date="2023-12-14T12:56:00Z">
        <w:r w:rsidR="00F771D6">
          <w:t xml:space="preserve">arising in January of each </w:t>
        </w:r>
        <w:r w:rsidR="0013234A">
          <w:t xml:space="preserve">of these </w:t>
        </w:r>
        <w:r w:rsidR="00F771D6">
          <w:t>year</w:t>
        </w:r>
        <w:r w:rsidR="0013234A">
          <w:t>s</w:t>
        </w:r>
      </w:ins>
      <w:del w:id="271" w:author="Alistair Milne" w:date="2023-12-14T12:56:00Z">
        <w:r w:rsidR="00D00CD1" w:rsidDel="0013234A">
          <w:delText xml:space="preserve"> as explained in Section 3.3</w:delText>
        </w:r>
      </w:del>
      <w:r w:rsidR="00D00CD1">
        <w:t xml:space="preserve">. </w:t>
      </w:r>
      <w:r>
        <w:t>W</w:t>
      </w:r>
      <w:r w:rsidR="00D00CD1">
        <w:t xml:space="preserve">e </w:t>
      </w:r>
      <w:r>
        <w:t xml:space="preserve">also </w:t>
      </w:r>
      <w:del w:id="272" w:author="Alistair Milne" w:date="2023-12-14T12:57:00Z">
        <w:r w:rsidR="00D00CD1" w:rsidDel="0013234A">
          <w:delText>distinguish between</w:delText>
        </w:r>
      </w:del>
      <w:ins w:id="273" w:author="Alistair Milne" w:date="2023-12-14T12:57:00Z">
        <w:r w:rsidR="0013234A">
          <w:t>include a measure of</w:t>
        </w:r>
      </w:ins>
      <w:r w:rsidR="00D00CD1">
        <w:t xml:space="preserve"> the excess capital that the banks choose to hold above the minimum capital buffer requirement (</w:t>
      </w:r>
      <m:oMath>
        <m:r>
          <w:rPr>
            <w:rFonts w:ascii="Cambria Math" w:hAnsi="Cambria Math"/>
          </w:rPr>
          <m:t>ΔKS</m:t>
        </m:r>
      </m:oMath>
      <w:r w:rsidR="00D00CD1">
        <w:t xml:space="preserve">). </w:t>
      </w:r>
    </w:p>
    <w:p w14:paraId="7E655E31" w14:textId="3C285627" w:rsidR="00370EF6" w:rsidRDefault="00A04C35">
      <w:pPr>
        <w:pStyle w:val="BodyText"/>
      </w:pPr>
      <w:r>
        <w:t xml:space="preserve">To control for demand for credit </w:t>
      </w:r>
      <w:r w:rsidR="00D00CD1">
        <w:t xml:space="preserve">we utilise the lending rates corresponding to our six </w:t>
      </w:r>
      <w:r w:rsidR="00D00CD1">
        <w:lastRenderedPageBreak/>
        <w:t xml:space="preserve">broad lending categories (see Figure </w:t>
      </w:r>
      <w:ins w:id="274" w:author="Xolani Sibande" w:date="2023-11-29T08:45:00Z">
        <w:r w:rsidR="00D933E7">
          <w:t>B</w:t>
        </w:r>
      </w:ins>
      <w:del w:id="275" w:author="Xolani Sibande" w:date="2023-11-29T08:45:00Z">
        <w:r w:rsidR="00D00CD1" w:rsidDel="00D933E7">
          <w:delText>7</w:delText>
        </w:r>
      </w:del>
      <w:r w:rsidR="00D00CD1">
        <w:t>.1 in</w:t>
      </w:r>
      <w:del w:id="276" w:author="Xolani Sibande" w:date="2023-11-29T09:10:00Z">
        <w:r w:rsidR="00D00CD1" w:rsidDel="008E305E">
          <w:delText xml:space="preserve"> the</w:delText>
        </w:r>
      </w:del>
      <w:r w:rsidR="00D00CD1">
        <w:t xml:space="preserve"> Appendix</w:t>
      </w:r>
      <w:ins w:id="277" w:author="Xolani Sibande" w:date="2023-11-29T09:10:00Z">
        <w:r w:rsidR="008E305E">
          <w:t xml:space="preserve"> B</w:t>
        </w:r>
      </w:ins>
      <w:r w:rsidR="00D00CD1">
        <w:t xml:space="preserve">). We </w:t>
      </w:r>
      <w:ins w:id="278" w:author="Alistair Milne" w:date="2023-12-14T12:36:00Z">
        <w:r w:rsidR="00142404">
          <w:t>use</w:t>
        </w:r>
      </w:ins>
      <w:del w:id="279" w:author="Alistair Milne" w:date="2023-12-14T12:36:00Z">
        <w:r w:rsidR="00D00CD1" w:rsidDel="00142404">
          <w:delText>define</w:delText>
        </w:r>
      </w:del>
      <w:r w:rsidR="00D00CD1">
        <w:t xml:space="preserve"> </w:t>
      </w:r>
      <m:oMath>
        <m:r>
          <w:rPr>
            <w:rFonts w:ascii="Cambria Math" w:hAnsi="Cambria Math"/>
          </w:rPr>
          <m:t>Δ</m:t>
        </m:r>
        <m:r>
          <w:del w:id="280" w:author="Alistair Milne" w:date="2023-12-14T12:12:00Z">
            <w:rPr>
              <w:rFonts w:ascii="Cambria Math" w:hAnsi="Cambria Math"/>
            </w:rPr>
            <m:t>Demand</m:t>
          </w:del>
        </m:r>
        <m:r>
          <w:ins w:id="281" w:author="Alistair Milne" w:date="2023-12-14T12:12:00Z">
            <w:rPr>
              <w:rFonts w:ascii="Cambria Math" w:hAnsi="Cambria Math"/>
            </w:rPr>
            <m:t>IntMargin</m:t>
          </w:ins>
        </m:r>
      </m:oMath>
      <w:ins w:id="282" w:author="Alistair Milne" w:date="2023-12-14T12:36:00Z">
        <w:r w:rsidR="00142404">
          <w:t>, d</w:t>
        </w:r>
      </w:ins>
      <w:ins w:id="283" w:author="Alistair Milne" w:date="2023-12-14T12:37:00Z">
        <w:r w:rsidR="00142404">
          <w:t xml:space="preserve">efined </w:t>
        </w:r>
      </w:ins>
      <w:del w:id="284" w:author="Alistair Milne" w:date="2023-12-14T12:36:00Z">
        <w:r w:rsidR="00D00CD1" w:rsidDel="00142404">
          <w:delText xml:space="preserve"> </w:delText>
        </w:r>
      </w:del>
      <w:r w:rsidR="00D00CD1">
        <w:t>as the change in the interest rate margin (lending rate less the SARB policy rate)</w:t>
      </w:r>
      <w:ins w:id="285" w:author="Alistair Milne" w:date="2023-12-14T12:37:00Z">
        <w:r w:rsidR="00142404">
          <w:t>,</w:t>
        </w:r>
      </w:ins>
      <w:r w:rsidR="00D00CD1">
        <w:t xml:space="preserve"> as a </w:t>
      </w:r>
      <w:del w:id="286" w:author="Alistair Milne" w:date="2023-12-14T12:37:00Z">
        <w:r w:rsidR="00D00CD1" w:rsidDel="00142404">
          <w:delText>measure of lending</w:delText>
        </w:r>
      </w:del>
      <w:ins w:id="287" w:author="Alistair Milne" w:date="2023-12-14T12:37:00Z">
        <w:r w:rsidR="00142404">
          <w:t>control for loan</w:t>
        </w:r>
      </w:ins>
      <w:r w:rsidR="00D00CD1">
        <w:t xml:space="preserve"> demand. The intuition is that an increase in the lending </w:t>
      </w:r>
      <w:del w:id="288" w:author="Xolani Sibande" w:date="2023-11-29T08:44:00Z">
        <w:r w:rsidR="00D00CD1" w:rsidDel="00D933E7">
          <w:delText xml:space="preserve">rate </w:delText>
        </w:r>
        <w:r w:rsidR="006667C1" w:rsidDel="00D933E7">
          <w:delText xml:space="preserve"> relative</w:delText>
        </w:r>
      </w:del>
      <w:ins w:id="289" w:author="Xolani Sibande" w:date="2023-11-29T08:44:00Z">
        <w:r w:rsidR="00D933E7">
          <w:t>rate relative</w:t>
        </w:r>
      </w:ins>
      <w:r w:rsidR="006667C1">
        <w:t xml:space="preserve"> to the policy rate is </w:t>
      </w:r>
      <w:del w:id="290" w:author="Xolani Sibande" w:date="2023-11-29T08:23:00Z">
        <w:r w:rsidR="006667C1" w:rsidDel="005C695D">
          <w:delText>indiciative</w:delText>
        </w:r>
      </w:del>
      <w:ins w:id="291" w:author="Xolani Sibande" w:date="2023-11-29T08:23:00Z">
        <w:r w:rsidR="005C695D">
          <w:t>indicative</w:t>
        </w:r>
      </w:ins>
      <w:r w:rsidR="006667C1">
        <w:t xml:space="preserve"> of </w:t>
      </w:r>
      <w:r w:rsidR="00D00CD1">
        <w:t xml:space="preserve">an increase in demand </w:t>
      </w:r>
      <w:r w:rsidR="006667C1">
        <w:t xml:space="preserve">and so including </w:t>
      </w:r>
      <w:r w:rsidR="004D2755">
        <w:t xml:space="preserve">this in the specification we can control for changes in bank specific loan demand correlated with changes in capital requirements. </w:t>
      </w:r>
      <w:bookmarkStart w:id="292" w:name="_Hlk153449769"/>
      <w:ins w:id="293" w:author="Xolani Sibande" w:date="2023-12-04T08:53:00Z">
        <w:r w:rsidR="00717046">
          <w:t>T</w:t>
        </w:r>
        <w:del w:id="294" w:author="Alistair Milne" w:date="2023-12-14T12:37:00Z">
          <w:r w:rsidR="00717046" w:rsidDel="00142404">
            <w:delText>herefore, this</w:delText>
          </w:r>
        </w:del>
      </w:ins>
      <w:ins w:id="295" w:author="Alistair Milne" w:date="2023-12-14T12:38:00Z">
        <w:r w:rsidR="00142404">
          <w:t>his</w:t>
        </w:r>
      </w:ins>
      <w:ins w:id="296" w:author="Xolani Sibande" w:date="2023-12-04T08:53:00Z">
        <w:r w:rsidR="00717046">
          <w:t xml:space="preserve"> approach requires that we </w:t>
        </w:r>
      </w:ins>
      <w:ins w:id="297" w:author="Xolani Sibande" w:date="2023-12-04T08:54:00Z">
        <w:r w:rsidR="00717046">
          <w:t xml:space="preserve">only utilise flexible rates which can adjust with the policy rate. </w:t>
        </w:r>
        <w:del w:id="298" w:author="Alistair Milne" w:date="2023-12-14T12:38:00Z">
          <w:r w:rsidR="00717046" w:rsidDel="00142404">
            <w:delText>However, it must be noted that despite t</w:delText>
          </w:r>
        </w:del>
      </w:ins>
      <w:ins w:id="299" w:author="Alistair Milne" w:date="2023-12-14T12:38:00Z">
        <w:r w:rsidR="00142404">
          <w:t>T</w:t>
        </w:r>
      </w:ins>
      <w:ins w:id="300" w:author="Xolani Sibande" w:date="2023-12-04T08:54:00Z">
        <w:del w:id="301" w:author="Alistair Milne" w:date="2023-12-14T12:38:00Z">
          <w:r w:rsidR="00717046" w:rsidDel="00142404">
            <w:delText>he use of controls t</w:delText>
          </w:r>
        </w:del>
        <w:r w:rsidR="00717046">
          <w:t>he interest rate</w:t>
        </w:r>
      </w:ins>
      <w:ins w:id="302" w:author="Xolani Sibande" w:date="2023-12-04T08:55:00Z">
        <w:r w:rsidR="00717046">
          <w:t xml:space="preserve"> margin may </w:t>
        </w:r>
        <w:del w:id="303" w:author="Alistair Milne" w:date="2023-12-14T12:40:00Z">
          <w:r w:rsidR="00717046" w:rsidDel="00142404">
            <w:delText xml:space="preserve">still </w:delText>
          </w:r>
        </w:del>
        <w:r w:rsidR="00717046">
          <w:t>not only reflect demand aspects. For example</w:t>
        </w:r>
      </w:ins>
      <w:ins w:id="304" w:author="Xolani Sibande" w:date="2023-12-04T08:56:00Z">
        <w:r w:rsidR="00717046">
          <w:t xml:space="preserve">, other </w:t>
        </w:r>
      </w:ins>
      <w:ins w:id="305" w:author="Xolani Sibande" w:date="2023-12-04T08:57:00Z">
        <w:r w:rsidR="00717046">
          <w:t xml:space="preserve">idiosyncratic </w:t>
        </w:r>
      </w:ins>
      <w:ins w:id="306" w:author="Xolani Sibande" w:date="2023-12-04T08:56:00Z">
        <w:r w:rsidR="00717046">
          <w:t xml:space="preserve">factors such as a shock </w:t>
        </w:r>
      </w:ins>
      <w:ins w:id="307" w:author="Alistair Milne" w:date="2023-12-14T12:45:00Z">
        <w:r w:rsidR="00F72798">
          <w:t>t</w:t>
        </w:r>
        <w:r w:rsidR="00124A9C">
          <w:t>o</w:t>
        </w:r>
      </w:ins>
      <w:ins w:id="308" w:author="Xolani Sibande" w:date="2023-12-04T08:56:00Z">
        <w:del w:id="309" w:author="Alistair Milne" w:date="2023-12-14T12:45:00Z">
          <w:r w:rsidR="00717046" w:rsidDel="00F72798">
            <w:delText>in</w:delText>
          </w:r>
        </w:del>
        <w:r w:rsidR="00717046">
          <w:t xml:space="preserve"> bank funding conditions can </w:t>
        </w:r>
      </w:ins>
      <w:ins w:id="310" w:author="Alistair Milne" w:date="2023-12-14T12:40:00Z">
        <w:r w:rsidR="00142404">
          <w:t xml:space="preserve">also </w:t>
        </w:r>
      </w:ins>
      <w:ins w:id="311" w:author="Xolani Sibande" w:date="2023-12-04T08:56:00Z">
        <w:r w:rsidR="00717046">
          <w:t>have an impact</w:t>
        </w:r>
        <w:del w:id="312" w:author="Alistair Milne" w:date="2023-12-14T12:41:00Z">
          <w:r w:rsidR="00717046" w:rsidDel="00142404">
            <w:delText>.</w:delText>
          </w:r>
        </w:del>
      </w:ins>
      <w:ins w:id="313" w:author="Alistair Milne" w:date="2023-12-14T12:41:00Z">
        <w:r w:rsidR="00142404">
          <w:t xml:space="preserve"> o</w:t>
        </w:r>
      </w:ins>
      <w:ins w:id="314" w:author="Alistair Milne" w:date="2023-12-14T12:40:00Z">
        <w:r w:rsidR="00142404">
          <w:t>n interest margins</w:t>
        </w:r>
      </w:ins>
      <w:ins w:id="315" w:author="Alistair Milne" w:date="2023-12-14T12:41:00Z">
        <w:r w:rsidR="00142404">
          <w:t>.</w:t>
        </w:r>
      </w:ins>
      <w:ins w:id="316" w:author="Xolani Sibande" w:date="2023-12-04T08:56:00Z">
        <w:r w:rsidR="00717046">
          <w:t xml:space="preserve"> </w:t>
        </w:r>
      </w:ins>
      <w:ins w:id="317" w:author="Xolani Sibande" w:date="2023-12-04T08:57:00Z">
        <w:del w:id="318" w:author="Alistair Milne" w:date="2023-12-14T12:58:00Z">
          <w:r w:rsidR="00717046" w:rsidDel="00090972">
            <w:delText>However</w:delText>
          </w:r>
        </w:del>
      </w:ins>
      <w:ins w:id="319" w:author="Xolani Sibande" w:date="2023-12-04T08:56:00Z">
        <w:del w:id="320" w:author="Alistair Milne" w:date="2023-12-14T12:58:00Z">
          <w:r w:rsidR="00717046" w:rsidDel="00090972">
            <w:delText>, we contend that in general the lending rates are informative enough for our study</w:delText>
          </w:r>
        </w:del>
      </w:ins>
      <w:ins w:id="321" w:author="Alistair Milne" w:date="2023-12-14T12:58:00Z">
        <w:r w:rsidR="00090972">
          <w:t xml:space="preserve">This therefore a more general control than </w:t>
        </w:r>
        <w:r w:rsidR="004C5985">
          <w:t>the demand proxy used in Fang et al</w:t>
        </w:r>
      </w:ins>
      <w:ins w:id="322" w:author="Xolani Sibande" w:date="2023-12-04T08:56:00Z">
        <w:r w:rsidR="00717046">
          <w:t xml:space="preserve">. </w:t>
        </w:r>
      </w:ins>
    </w:p>
    <w:bookmarkEnd w:id="292"/>
    <w:p w14:paraId="11DB6F8C" w14:textId="242DA145" w:rsidR="00370EF6" w:rsidRDefault="00D00CD1">
      <w:pPr>
        <w:pStyle w:val="BodyText"/>
      </w:pPr>
      <w:r>
        <w:t xml:space="preserve">After adjusting the data in Table </w:t>
      </w:r>
      <w:ins w:id="323" w:author="Xolani Sibande" w:date="2023-11-29T08:50:00Z">
        <w:r w:rsidR="00531C13">
          <w:t>3</w:t>
        </w:r>
      </w:ins>
      <w:del w:id="324" w:author="Xolani Sibande" w:date="2023-11-29T08:50:00Z">
        <w:r w:rsidDel="00531C13">
          <w:delText>4.1</w:delText>
        </w:r>
      </w:del>
      <w:r>
        <w:t xml:space="preserve"> for outliers (winsorizing the data with a 1% threshold), we estimate the following equation, for the six lending categories, using the ordinary least squares estimator:</w:t>
      </w:r>
    </w:p>
    <w:p w14:paraId="2A52F726" w14:textId="320AC9D9" w:rsidR="00370EF6" w:rsidRDefault="00D00CD1">
      <w:pPr>
        <w:pStyle w:val="BodyText"/>
      </w:pPr>
      <m:oMathPara>
        <m:oMathParaPr>
          <m:jc m:val="center"/>
        </m:oMathParaPr>
        <m:oMath>
          <m:r>
            <w:rPr>
              <w:rFonts w:ascii="Cambria Math" w:hAnsi="Cambria Math"/>
            </w:rPr>
            <m:t>ΔLOA</m:t>
          </m:r>
          <m:sSubSup>
            <m:sSubSupPr>
              <m:ctrlPr>
                <w:rPr>
                  <w:rFonts w:ascii="Cambria Math" w:hAnsi="Cambria Math"/>
                </w:rPr>
              </m:ctrlPr>
            </m:sSubSupPr>
            <m:e>
              <m:r>
                <w:rPr>
                  <w:rFonts w:ascii="Cambria Math" w:hAnsi="Cambria Math"/>
                </w:rPr>
                <m:t>N</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s</m:t>
              </m:r>
            </m:sub>
            <m:sup>
              <m:r>
                <w:rPr>
                  <w:rFonts w:ascii="Cambria Math" w:hAnsi="Cambria Math"/>
                </w:rPr>
                <m:t>i</m:t>
              </m:r>
            </m:sup>
          </m:sSubSup>
          <m:r>
            <m:rPr>
              <m:sty m:val="p"/>
            </m:rPr>
            <w:rPr>
              <w:rFonts w:ascii="Cambria Math" w:hAnsi="Cambria Math"/>
            </w:rPr>
            <m:t>=</m:t>
          </m:r>
          <m:r>
            <w:rPr>
              <w:rFonts w:ascii="Cambria Math" w:hAnsi="Cambria Math"/>
            </w:rPr>
            <m:t>βΔK</m:t>
          </m:r>
          <m:sSubSup>
            <m:sSubSupPr>
              <m:ctrlPr>
                <w:rPr>
                  <w:rFonts w:ascii="Cambria Math" w:hAnsi="Cambria Math"/>
                </w:rPr>
              </m:ctrlPr>
            </m:sSubSup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i</m:t>
              </m:r>
            </m:sup>
          </m:sSubSup>
          <m:r>
            <m:rPr>
              <m:sty m:val="p"/>
            </m:rPr>
            <w:rPr>
              <w:rFonts w:ascii="Cambria Math" w:hAnsi="Cambria Math"/>
            </w:rPr>
            <m:t>+</m:t>
          </m:r>
          <m:r>
            <w:rPr>
              <w:rFonts w:ascii="Cambria Math" w:hAnsi="Cambria Math"/>
            </w:rPr>
            <m:t>λΔK</m:t>
          </m:r>
          <m:sSubSup>
            <m:sSubSupPr>
              <m:ctrlPr>
                <w:rPr>
                  <w:rFonts w:ascii="Cambria Math" w:hAnsi="Cambria Math"/>
                </w:rPr>
              </m:ctrlPr>
            </m:sSubSup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i</m:t>
              </m:r>
            </m:sup>
          </m:sSubSup>
          <m:r>
            <m:rPr>
              <m:sty m:val="p"/>
            </m:rPr>
            <w:rPr>
              <w:rFonts w:ascii="Cambria Math" w:hAnsi="Cambria Math"/>
            </w:rPr>
            <m:t>+</m:t>
          </m:r>
          <m:r>
            <w:rPr>
              <w:rFonts w:ascii="Cambria Math" w:hAnsi="Cambria Math"/>
            </w:rPr>
            <m:t>αΔ</m:t>
          </m:r>
          <m:r>
            <w:del w:id="325" w:author="Alistair Milne" w:date="2023-12-14T12:11:00Z">
              <w:rPr>
                <w:rFonts w:ascii="Cambria Math" w:hAnsi="Cambria Math"/>
              </w:rPr>
              <m:t>Dem</m:t>
            </w:del>
          </m:r>
          <m:r>
            <w:del w:id="326" w:author="Alistair Milne" w:date="2023-12-14T12:10:00Z">
              <w:rPr>
                <w:rFonts w:ascii="Cambria Math" w:hAnsi="Cambria Math"/>
              </w:rPr>
              <m:t>an</m:t>
            </w:del>
          </m:r>
          <m:sSubSup>
            <m:sSubSupPr>
              <m:ctrlPr>
                <w:rPr>
                  <w:rFonts w:ascii="Cambria Math" w:hAnsi="Cambria Math"/>
                </w:rPr>
              </m:ctrlPr>
            </m:sSubSupPr>
            <m:e>
              <m:r>
                <w:ins w:id="327" w:author="Alistair Milne" w:date="2023-12-14T12:10:00Z">
                  <w:rPr>
                    <w:rFonts w:ascii="Cambria Math" w:hAnsi="Cambria Math"/>
                  </w:rPr>
                  <m:t>IntMargin</m:t>
                </w:ins>
              </m:r>
              <m:r>
                <w:del w:id="328" w:author="Alistair Milne" w:date="2023-12-14T12:10:00Z">
                  <w:rPr>
                    <w:rFonts w:ascii="Cambria Math" w:hAnsi="Cambria Math"/>
                  </w:rPr>
                  <m:t>d</m:t>
                </w:del>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i</m:t>
              </m:r>
            </m:sup>
          </m:sSubSup>
          <m:r>
            <m:rPr>
              <m:sty m:val="p"/>
            </m:rPr>
            <w:rPr>
              <w:rFonts w:ascii="Cambria Math" w:hAnsi="Cambria Math"/>
            </w:rPr>
            <m:t>+</m:t>
          </m:r>
          <m:r>
            <w:rPr>
              <w:rFonts w:ascii="Cambria Math" w:hAnsi="Cambria Math"/>
            </w:rPr>
            <m:t>γ</m:t>
          </m:r>
          <m:r>
            <m:rPr>
              <m:sty m:val="p"/>
            </m:rPr>
            <w:rPr>
              <w:rFonts w:ascii="Cambria Math" w:hAnsi="Cambria Math"/>
            </w:rPr>
            <m:t>'</m:t>
          </m:r>
          <m:sSubSup>
            <m:sSubSupPr>
              <m:ctrlPr>
                <w:rPr>
                  <w:rFonts w:ascii="Cambria Math" w:hAnsi="Cambria Math"/>
                </w:rPr>
              </m:ctrlPr>
            </m:sSubSupPr>
            <m:e>
              <m:r>
                <m:rPr>
                  <m:sty m:val="b"/>
                </m:rP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s</m:t>
              </m:r>
            </m:sub>
            <m:sup>
              <m:r>
                <w:rPr>
                  <w:rFonts w:ascii="Cambria Math" w:hAnsi="Cambria Math"/>
                </w:rPr>
                <m:t>i</m:t>
              </m:r>
            </m:sup>
          </m:sSubSup>
          <m:r>
            <m:rPr>
              <m:sty m:val="p"/>
            </m:rPr>
            <w:rPr>
              <w:rFonts w:ascii="Cambria Math" w:hAnsi="Cambria Math"/>
            </w:rPr>
            <m:t>+</m:t>
          </m:r>
          <m:sSup>
            <m:sSupPr>
              <m:ctrlPr>
                <w:rPr>
                  <w:rFonts w:ascii="Cambria Math" w:hAnsi="Cambria Math"/>
                </w:rPr>
              </m:ctrlPr>
            </m:sSupPr>
            <m:e>
              <m:r>
                <w:rPr>
                  <w:rFonts w:ascii="Cambria Math" w:hAnsi="Cambria Math"/>
                </w:rPr>
                <m:t>ϕ</m:t>
              </m:r>
            </m:e>
            <m:sup>
              <m:r>
                <w:rPr>
                  <w:rFonts w:ascii="Cambria Math" w:hAnsi="Cambria Math"/>
                </w:rPr>
                <m:t>i</m:t>
              </m:r>
            </m:sup>
          </m:sSup>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ε</m:t>
              </m:r>
            </m:e>
            <m:sub>
              <m:r>
                <w:rPr>
                  <w:rFonts w:ascii="Cambria Math" w:hAnsi="Cambria Math"/>
                </w:rPr>
                <m:t>t</m:t>
              </m:r>
            </m:sub>
            <m:sup>
              <m:r>
                <w:rPr>
                  <w:rFonts w:ascii="Cambria Math" w:hAnsi="Cambria Math"/>
                </w:rPr>
                <m:t>i</m:t>
              </m:r>
            </m:sup>
          </m:sSubSup>
          <m:r>
            <m:rPr>
              <m:sty m:val="p"/>
            </m:rPr>
            <w:rPr>
              <w:rFonts w:ascii="Cambria Math" w:hAnsi="Cambria Math"/>
            </w:rPr>
            <m:t>.</m:t>
          </m:r>
        </m:oMath>
      </m:oMathPara>
    </w:p>
    <w:p w14:paraId="4BE02380" w14:textId="2989D514" w:rsidR="00370EF6" w:rsidRDefault="00D00CD1">
      <m:oMath>
        <m:r>
          <w:rPr>
            <w:rFonts w:ascii="Cambria Math" w:hAnsi="Cambria Math"/>
          </w:rPr>
          <m:t>ΔLOA</m:t>
        </m:r>
        <m:sSubSup>
          <m:sSubSupPr>
            <m:ctrlPr>
              <w:rPr>
                <w:rFonts w:ascii="Cambria Math" w:hAnsi="Cambria Math"/>
              </w:rPr>
            </m:ctrlPr>
          </m:sSubSupPr>
          <m:e>
            <m:r>
              <w:rPr>
                <w:rFonts w:ascii="Cambria Math" w:hAnsi="Cambria Math"/>
              </w:rPr>
              <m:t>N</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s</m:t>
            </m:r>
          </m:sub>
          <m:sup>
            <m:r>
              <w:rPr>
                <w:rFonts w:ascii="Cambria Math" w:hAnsi="Cambria Math"/>
              </w:rPr>
              <m:t>i</m:t>
            </m:r>
          </m:sup>
        </m:sSubSup>
      </m:oMath>
      <w:r>
        <w:t xml:space="preserve"> is the log difference of lending between months </w:t>
      </w:r>
      <m:oMath>
        <m:r>
          <w:rPr>
            <w:rFonts w:ascii="Cambria Math" w:hAnsi="Cambria Math"/>
          </w:rPr>
          <m:t>t</m:t>
        </m:r>
      </m:oMath>
      <w:r>
        <w:t xml:space="preserve"> and </w:t>
      </w:r>
      <m:oMath>
        <m:r>
          <w:rPr>
            <w:rFonts w:ascii="Cambria Math" w:hAnsi="Cambria Math"/>
          </w:rPr>
          <m:t>t</m:t>
        </m:r>
        <m:r>
          <m:rPr>
            <m:sty m:val="p"/>
          </m:rPr>
          <w:rPr>
            <w:rFonts w:ascii="Cambria Math" w:hAnsi="Cambria Math"/>
          </w:rPr>
          <m:t>-</m:t>
        </m:r>
        <m:r>
          <w:rPr>
            <w:rFonts w:ascii="Cambria Math" w:hAnsi="Cambria Math"/>
          </w:rPr>
          <m:t>s</m:t>
        </m:r>
      </m:oMath>
      <w:r>
        <w:t xml:space="preserve"> for bank </w:t>
      </w:r>
      <m:oMath>
        <m:r>
          <w:rPr>
            <w:rFonts w:ascii="Cambria Math" w:hAnsi="Cambria Math"/>
          </w:rPr>
          <m:t>i</m:t>
        </m:r>
      </m:oMath>
      <w:r>
        <w:t xml:space="preserve">. </w:t>
      </w:r>
      <m:oMath>
        <m:r>
          <w:rPr>
            <w:rFonts w:ascii="Cambria Math" w:hAnsi="Cambria Math"/>
          </w:rPr>
          <m:t>ΔK</m:t>
        </m:r>
        <m:sSubSup>
          <m:sSubSupPr>
            <m:ctrlPr>
              <w:rPr>
                <w:rFonts w:ascii="Cambria Math" w:hAnsi="Cambria Math"/>
              </w:rPr>
            </m:ctrlPr>
          </m:sSubSup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i</m:t>
            </m:r>
          </m:sup>
        </m:sSubSup>
      </m:oMath>
      <w:r>
        <w:t xml:space="preserve"> is the bank level change in the minimum capital requirement between months </w:t>
      </w:r>
      <m:oMath>
        <m:r>
          <w:rPr>
            <w:rFonts w:ascii="Cambria Math" w:hAnsi="Cambria Math"/>
          </w:rPr>
          <m:t>t</m:t>
        </m:r>
      </m:oMath>
      <w:r>
        <w:t xml:space="preserve"> and </w:t>
      </w:r>
      <m:oMath>
        <m:r>
          <w:rPr>
            <w:rFonts w:ascii="Cambria Math" w:hAnsi="Cambria Math"/>
          </w:rPr>
          <m:t>t</m:t>
        </m:r>
        <m:r>
          <m:rPr>
            <m:sty m:val="p"/>
          </m:rPr>
          <w:rPr>
            <w:rFonts w:ascii="Cambria Math" w:hAnsi="Cambria Math"/>
          </w:rPr>
          <m:t>-</m:t>
        </m:r>
        <m:r>
          <w:rPr>
            <w:rFonts w:ascii="Cambria Math" w:hAnsi="Cambria Math"/>
          </w:rPr>
          <m:t>1</m:t>
        </m:r>
      </m:oMath>
      <w:r>
        <w:t xml:space="preserve">, and similarly </w:t>
      </w:r>
      <m:oMath>
        <m:r>
          <w:rPr>
            <w:rFonts w:ascii="Cambria Math" w:hAnsi="Cambria Math"/>
          </w:rPr>
          <m:t>ΔK</m:t>
        </m:r>
        <m:sSubSup>
          <m:sSubSupPr>
            <m:ctrlPr>
              <w:rPr>
                <w:rFonts w:ascii="Cambria Math" w:hAnsi="Cambria Math"/>
              </w:rPr>
            </m:ctrlPr>
          </m:sSubSup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i</m:t>
            </m:r>
          </m:sup>
        </m:sSubSup>
      </m:oMath>
      <w:r>
        <w:t xml:space="preserve"> is the change in the bank-level capital buffer between months </w:t>
      </w:r>
      <m:oMath>
        <m:r>
          <w:rPr>
            <w:rFonts w:ascii="Cambria Math" w:hAnsi="Cambria Math"/>
          </w:rPr>
          <m:t>t</m:t>
        </m:r>
      </m:oMath>
      <w:r>
        <w:t xml:space="preserve"> and </w:t>
      </w:r>
      <m:oMath>
        <m:r>
          <w:rPr>
            <w:rFonts w:ascii="Cambria Math" w:hAnsi="Cambria Math"/>
          </w:rPr>
          <m:t>t</m:t>
        </m:r>
        <m:r>
          <m:rPr>
            <m:sty m:val="p"/>
          </m:rPr>
          <w:rPr>
            <w:rFonts w:ascii="Cambria Math" w:hAnsi="Cambria Math"/>
          </w:rPr>
          <m:t>-</m:t>
        </m:r>
        <m:r>
          <w:rPr>
            <w:rFonts w:ascii="Cambria Math" w:hAnsi="Cambria Math"/>
          </w:rPr>
          <m:t>1</m:t>
        </m:r>
      </m:oMath>
      <w:r>
        <w:t xml:space="preserve">. </w:t>
      </w:r>
      <w:ins w:id="329" w:author="Xolani Sibande" w:date="2023-12-04T08:42:00Z">
        <w:r w:rsidR="00E70C23">
          <w:t xml:space="preserve">Based on Table </w:t>
        </w:r>
      </w:ins>
      <w:ins w:id="330" w:author="Xolani Sibande" w:date="2023-12-04T08:43:00Z">
        <w:r w:rsidR="00E70C23">
          <w:t xml:space="preserve">1, this definition of </w:t>
        </w:r>
      </w:ins>
      <m:oMath>
        <m:r>
          <w:ins w:id="331" w:author="Xolani Sibande" w:date="2023-12-04T08:43:00Z">
            <w:rPr>
              <w:rFonts w:ascii="Cambria Math" w:hAnsi="Cambria Math"/>
            </w:rPr>
            <m:t>ΔK</m:t>
          </w:ins>
        </m:r>
        <m:sSubSup>
          <m:sSubSupPr>
            <m:ctrlPr>
              <w:ins w:id="332" w:author="Xolani Sibande" w:date="2023-12-04T08:43:00Z">
                <w:rPr>
                  <w:rFonts w:ascii="Cambria Math" w:hAnsi="Cambria Math"/>
                </w:rPr>
              </w:ins>
            </m:ctrlPr>
          </m:sSubSupPr>
          <m:e>
            <m:r>
              <w:ins w:id="333" w:author="Xolani Sibande" w:date="2023-12-04T08:43:00Z">
                <w:rPr>
                  <w:rFonts w:ascii="Cambria Math" w:hAnsi="Cambria Math"/>
                </w:rPr>
                <m:t>R</m:t>
              </w:ins>
            </m:r>
          </m:e>
          <m:sub>
            <m:r>
              <w:ins w:id="334" w:author="Xolani Sibande" w:date="2023-12-04T08:43:00Z">
                <w:rPr>
                  <w:rFonts w:ascii="Cambria Math" w:hAnsi="Cambria Math"/>
                </w:rPr>
                <m:t>t</m:t>
              </w:ins>
            </m:r>
            <m:r>
              <w:ins w:id="335" w:author="Xolani Sibande" w:date="2023-12-04T08:43:00Z">
                <m:rPr>
                  <m:sty m:val="p"/>
                </m:rPr>
                <w:rPr>
                  <w:rFonts w:ascii="Cambria Math" w:hAnsi="Cambria Math"/>
                </w:rPr>
                <m:t>,</m:t>
              </w:ins>
            </m:r>
            <m:r>
              <w:ins w:id="336" w:author="Xolani Sibande" w:date="2023-12-04T08:43:00Z">
                <w:rPr>
                  <w:rFonts w:ascii="Cambria Math" w:hAnsi="Cambria Math"/>
                </w:rPr>
                <m:t>t</m:t>
              </w:ins>
            </m:r>
            <m:r>
              <w:ins w:id="337" w:author="Xolani Sibande" w:date="2023-12-04T08:43:00Z">
                <m:rPr>
                  <m:sty m:val="p"/>
                </m:rPr>
                <w:rPr>
                  <w:rFonts w:ascii="Cambria Math" w:hAnsi="Cambria Math"/>
                </w:rPr>
                <m:t>-</m:t>
              </w:ins>
            </m:r>
            <m:r>
              <w:ins w:id="338" w:author="Xolani Sibande" w:date="2023-12-04T08:43:00Z">
                <w:rPr>
                  <w:rFonts w:ascii="Cambria Math" w:hAnsi="Cambria Math"/>
                </w:rPr>
                <m:t>1</m:t>
              </w:ins>
            </m:r>
          </m:sub>
          <m:sup>
            <m:r>
              <w:ins w:id="339" w:author="Xolani Sibande" w:date="2023-12-04T08:43:00Z">
                <w:rPr>
                  <w:rFonts w:ascii="Cambria Math" w:hAnsi="Cambria Math"/>
                </w:rPr>
                <m:t>i</m:t>
              </w:ins>
            </m:r>
          </m:sup>
        </m:sSubSup>
      </m:oMath>
      <w:ins w:id="340" w:author="Xolani Sibande" w:date="2023-12-04T08:43:00Z">
        <w:r w:rsidR="00E70C23">
          <w:t xml:space="preserve"> </w:t>
        </w:r>
      </w:ins>
      <w:ins w:id="341" w:author="Xolani Sibande" w:date="2023-12-04T08:44:00Z">
        <w:r w:rsidR="00E70C23">
          <w:t xml:space="preserve"> implies that we estimate the bank specific changes to the capital requirement since all other </w:t>
        </w:r>
      </w:ins>
      <w:ins w:id="342" w:author="Xolani Sibande" w:date="2023-12-04T08:49:00Z">
        <w:r w:rsidR="00E70C23">
          <w:t xml:space="preserve">capital </w:t>
        </w:r>
      </w:ins>
      <w:ins w:id="343" w:author="Xolani Sibande" w:date="2023-12-04T08:44:00Z">
        <w:r w:rsidR="00E70C23">
          <w:t xml:space="preserve">requirements are common amongst the banks. </w:t>
        </w:r>
      </w:ins>
      <m:oMath>
        <m:r>
          <w:rPr>
            <w:rFonts w:ascii="Cambria Math" w:hAnsi="Cambria Math"/>
          </w:rPr>
          <m:t>Δ</m:t>
        </m:r>
        <m:r>
          <w:del w:id="344" w:author="Alistair Milne" w:date="2023-12-14T12:14:00Z">
            <w:rPr>
              <w:rFonts w:ascii="Cambria Math" w:hAnsi="Cambria Math"/>
            </w:rPr>
            <m:t>Deman</m:t>
          </w:del>
        </m:r>
        <m:sSubSup>
          <m:sSubSupPr>
            <m:ctrlPr>
              <w:rPr>
                <w:rFonts w:ascii="Cambria Math" w:hAnsi="Cambria Math"/>
              </w:rPr>
            </m:ctrlPr>
          </m:sSubSupPr>
          <m:e>
            <m:r>
              <w:ins w:id="345" w:author="Alistair Milne" w:date="2023-12-14T12:14:00Z">
                <w:rPr>
                  <w:rFonts w:ascii="Cambria Math" w:hAnsi="Cambria Math"/>
                </w:rPr>
                <m:t>IntMargin</m:t>
              </w:ins>
            </m:r>
            <m:r>
              <w:del w:id="346" w:author="Alistair Milne" w:date="2023-12-14T12:14:00Z">
                <w:rPr>
                  <w:rFonts w:ascii="Cambria Math" w:hAnsi="Cambria Math"/>
                </w:rPr>
                <m:t>d</m:t>
              </w:del>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i</m:t>
            </m:r>
          </m:sup>
        </m:sSubSup>
      </m:oMath>
      <w:r>
        <w:t xml:space="preserve"> is the lending demand proxy represented by the bank-level change in the interest rate margin between months </w:t>
      </w:r>
      <m:oMath>
        <m:r>
          <w:rPr>
            <w:rFonts w:ascii="Cambria Math" w:hAnsi="Cambria Math"/>
          </w:rPr>
          <m:t>t</m:t>
        </m:r>
      </m:oMath>
      <w:r>
        <w:t xml:space="preserve"> and </w:t>
      </w:r>
      <m:oMath>
        <m:r>
          <w:rPr>
            <w:rFonts w:ascii="Cambria Math" w:hAnsi="Cambria Math"/>
          </w:rPr>
          <m:t>t</m:t>
        </m:r>
        <m:r>
          <m:rPr>
            <m:sty m:val="p"/>
          </m:rPr>
          <w:rPr>
            <w:rFonts w:ascii="Cambria Math" w:hAnsi="Cambria Math"/>
          </w:rPr>
          <m:t>-</m:t>
        </m:r>
        <m:r>
          <w:rPr>
            <w:rFonts w:ascii="Cambria Math" w:hAnsi="Cambria Math"/>
          </w:rPr>
          <m:t>1</m:t>
        </m:r>
      </m:oMath>
      <w:r>
        <w:t xml:space="preserve">. </w:t>
      </w:r>
      <m:oMath>
        <m:sSubSup>
          <m:sSubSupPr>
            <m:ctrlPr>
              <w:rPr>
                <w:rFonts w:ascii="Cambria Math" w:hAnsi="Cambria Math"/>
              </w:rPr>
            </m:ctrlPr>
          </m:sSubSupPr>
          <m:e>
            <m:r>
              <m:rPr>
                <m:sty m:val="b"/>
              </m:rP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s</m:t>
            </m:r>
          </m:sub>
          <m:sup>
            <m:r>
              <w:rPr>
                <w:rFonts w:ascii="Cambria Math" w:hAnsi="Cambria Math"/>
              </w:rPr>
              <m:t>i</m:t>
            </m:r>
          </m:sup>
        </m:sSubSup>
      </m:oMath>
      <w:r>
        <w:t xml:space="preserve"> is a bank level controls set at month </w:t>
      </w:r>
      <m:oMath>
        <m:r>
          <w:rPr>
            <w:rFonts w:ascii="Cambria Math" w:hAnsi="Cambria Math"/>
          </w:rPr>
          <m:t>t</m:t>
        </m:r>
        <m:r>
          <m:rPr>
            <m:sty m:val="p"/>
          </m:rPr>
          <w:rPr>
            <w:rFonts w:ascii="Cambria Math" w:hAnsi="Cambria Math"/>
          </w:rPr>
          <m:t>-</m:t>
        </m:r>
        <m:r>
          <w:rPr>
            <w:rFonts w:ascii="Cambria Math" w:hAnsi="Cambria Math"/>
          </w:rPr>
          <m:t>s</m:t>
        </m:r>
      </m:oMath>
      <w:r>
        <w:t xml:space="preserve">. Our choice of controls flows from Fang </w:t>
      </w:r>
      <w:r>
        <w:rPr>
          <w:i/>
          <w:iCs/>
        </w:rPr>
        <w:t>et al.</w:t>
      </w:r>
      <w:r>
        <w:t xml:space="preserve"> (2020), which are at a bank-level return on assets, return on equity (profitability), and high liquid assets held (liquidity). The fixed effects (</w:t>
      </w:r>
      <m:oMath>
        <m:sSup>
          <m:sSupPr>
            <m:ctrlPr>
              <w:rPr>
                <w:rFonts w:ascii="Cambria Math" w:hAnsi="Cambria Math"/>
              </w:rPr>
            </m:ctrlPr>
          </m:sSupPr>
          <m:e>
            <m:r>
              <w:rPr>
                <w:rFonts w:ascii="Cambria Math" w:hAnsi="Cambria Math"/>
              </w:rPr>
              <m:t>ϕ</m:t>
            </m:r>
          </m:e>
          <m:sup>
            <m:r>
              <w:rPr>
                <w:rFonts w:ascii="Cambria Math" w:hAnsi="Cambria Math"/>
              </w:rPr>
              <m:t>i</m:t>
            </m:r>
          </m:sup>
        </m:sSup>
      </m:oMath>
      <w:r>
        <w:t>) estimate other unobserved differences in bank characteristics. To account for other factors, such as changes in the macroeconomic environment, we employ time-fixed effects (</w:t>
      </w:r>
      <m:oMath>
        <m:sSub>
          <m:sSubPr>
            <m:ctrlPr>
              <w:rPr>
                <w:rFonts w:ascii="Cambria Math" w:hAnsi="Cambria Math"/>
              </w:rPr>
            </m:ctrlPr>
          </m:sSubPr>
          <m:e>
            <m:r>
              <w:rPr>
                <w:rFonts w:ascii="Cambria Math" w:hAnsi="Cambria Math"/>
              </w:rPr>
              <m:t>τ</m:t>
            </m:r>
          </m:e>
          <m:sub>
            <m:r>
              <w:rPr>
                <w:rFonts w:ascii="Cambria Math" w:hAnsi="Cambria Math"/>
              </w:rPr>
              <m:t>t</m:t>
            </m:r>
          </m:sub>
        </m:sSub>
      </m:oMath>
      <w:r>
        <w:t>). In summary, we estimate this specification for each of the lending category with a panel of four banks between 2013 and 2019. As shown in Section 5 this amounts to six regressions per estimation, that is, three regressions for households and non-financial corporations (unsecured credit, secured credit and mortgages), respectively.</w:t>
      </w:r>
    </w:p>
    <w:p w14:paraId="09BFEB1E" w14:textId="77777777" w:rsidR="00643442" w:rsidDel="00A12FCA" w:rsidRDefault="00643442">
      <w:pPr>
        <w:rPr>
          <w:del w:id="347" w:author="Xolani Sibande" w:date="2023-11-29T09:29:00Z"/>
        </w:rPr>
      </w:pPr>
    </w:p>
    <w:p w14:paraId="4B703142" w14:textId="77777777" w:rsidR="00643442" w:rsidDel="00A12FCA" w:rsidRDefault="00643442">
      <w:pPr>
        <w:rPr>
          <w:del w:id="348" w:author="Xolani Sibande" w:date="2023-11-29T09:29:00Z"/>
        </w:rPr>
      </w:pPr>
    </w:p>
    <w:p w14:paraId="71D4392E" w14:textId="77777777" w:rsidR="00643442" w:rsidDel="00A12FCA" w:rsidRDefault="00643442">
      <w:pPr>
        <w:rPr>
          <w:del w:id="349" w:author="Xolani Sibande" w:date="2023-11-29T09:29:00Z"/>
        </w:rPr>
      </w:pPr>
    </w:p>
    <w:p w14:paraId="5D8B0F72" w14:textId="77777777" w:rsidR="00643442" w:rsidRDefault="00643442">
      <w:pPr>
        <w:sectPr w:rsidR="00643442" w:rsidSect="00153598">
          <w:footnotePr>
            <w:numRestart w:val="eachSect"/>
          </w:footnotePr>
          <w:pgSz w:w="11907" w:h="16840" w:code="9"/>
          <w:pgMar w:top="1418" w:right="1418" w:bottom="1418" w:left="1418" w:header="720" w:footer="720" w:gutter="0"/>
          <w:cols w:space="720"/>
        </w:sectPr>
      </w:pPr>
    </w:p>
    <w:p w14:paraId="70BED644" w14:textId="442C2369" w:rsidR="00370EF6" w:rsidRPr="006906D2" w:rsidRDefault="00D00CD1">
      <w:pPr>
        <w:pStyle w:val="TableCaption"/>
        <w:rPr>
          <w:b/>
          <w:bCs/>
          <w:sz w:val="20"/>
          <w:rPrChange w:id="350" w:author="Xolani Sibande" w:date="2023-11-29T09:15:00Z">
            <w:rPr/>
          </w:rPrChange>
        </w:rPr>
      </w:pPr>
      <w:r w:rsidRPr="006906D2">
        <w:rPr>
          <w:b/>
          <w:bCs/>
          <w:sz w:val="20"/>
          <w:rPrChange w:id="351" w:author="Xolani Sibande" w:date="2023-11-29T09:15:00Z">
            <w:rPr/>
          </w:rPrChange>
        </w:rPr>
        <w:lastRenderedPageBreak/>
        <w:t xml:space="preserve">Table </w:t>
      </w:r>
      <w:ins w:id="352" w:author="Xolani Sibande" w:date="2023-11-29T08:50:00Z">
        <w:r w:rsidR="00531C13" w:rsidRPr="006906D2">
          <w:rPr>
            <w:b/>
            <w:bCs/>
            <w:sz w:val="20"/>
            <w:rPrChange w:id="353" w:author="Xolani Sibande" w:date="2023-11-29T09:15:00Z">
              <w:rPr/>
            </w:rPrChange>
          </w:rPr>
          <w:t>3</w:t>
        </w:r>
      </w:ins>
      <w:del w:id="354" w:author="Xolani Sibande" w:date="2023-11-29T08:50:00Z">
        <w:r w:rsidRPr="006906D2" w:rsidDel="00531C13">
          <w:rPr>
            <w:b/>
            <w:bCs/>
            <w:sz w:val="20"/>
            <w:rPrChange w:id="355" w:author="Xolani Sibande" w:date="2023-11-29T09:15:00Z">
              <w:rPr/>
            </w:rPrChange>
          </w:rPr>
          <w:delText>4.1</w:delText>
        </w:r>
      </w:del>
      <w:r w:rsidRPr="006906D2">
        <w:rPr>
          <w:b/>
          <w:bCs/>
          <w:sz w:val="20"/>
          <w:rPrChange w:id="356" w:author="Xolani Sibande" w:date="2023-11-29T09:15:00Z">
            <w:rPr/>
          </w:rPrChange>
        </w:rPr>
        <w:t>: Variable Definitions and Summary Statistics</w:t>
      </w:r>
    </w:p>
    <w:tbl>
      <w:tblPr>
        <w:tblW w:w="5000" w:type="pct"/>
        <w:tblLook w:val="0420" w:firstRow="1" w:lastRow="0" w:firstColumn="0" w:lastColumn="0" w:noHBand="0" w:noVBand="1"/>
        <w:tblPrChange w:id="357" w:author="Xolani Sibande" w:date="2023-11-29T09:23:00Z">
          <w:tblPr>
            <w:tblW w:w="5000" w:type="pct"/>
            <w:tblLook w:val="0420" w:firstRow="1" w:lastRow="0" w:firstColumn="0" w:lastColumn="0" w:noHBand="0" w:noVBand="1"/>
          </w:tblPr>
        </w:tblPrChange>
      </w:tblPr>
      <w:tblGrid>
        <w:gridCol w:w="1795"/>
        <w:gridCol w:w="6048"/>
        <w:gridCol w:w="2742"/>
        <w:gridCol w:w="661"/>
        <w:gridCol w:w="763"/>
        <w:gridCol w:w="633"/>
        <w:gridCol w:w="871"/>
        <w:gridCol w:w="471"/>
        <w:tblGridChange w:id="358">
          <w:tblGrid>
            <w:gridCol w:w="1795"/>
            <w:gridCol w:w="6048"/>
            <w:gridCol w:w="2742"/>
            <w:gridCol w:w="661"/>
            <w:gridCol w:w="763"/>
            <w:gridCol w:w="633"/>
            <w:gridCol w:w="871"/>
            <w:gridCol w:w="471"/>
          </w:tblGrid>
        </w:tblGridChange>
      </w:tblGrid>
      <w:tr w:rsidR="00370EF6" w:rsidRPr="005A0D08" w14:paraId="051925A9" w14:textId="77777777" w:rsidTr="00A12FCA">
        <w:trPr>
          <w:trHeight w:hRule="exact" w:val="340"/>
          <w:tblHeader/>
          <w:trPrChange w:id="359" w:author="Xolani Sibande" w:date="2023-11-29T09:23:00Z">
            <w:trPr>
              <w:tblHeader/>
            </w:trPr>
          </w:trPrChange>
        </w:trPr>
        <w:tc>
          <w:tcPr>
            <w:tcW w:w="662"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360" w:author="Xolani Sibande" w:date="2023-11-29T09:23:00Z">
              <w:tcPr>
                <w:tcW w:w="662"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642ED6B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Variable</w:t>
            </w:r>
          </w:p>
        </w:tc>
        <w:tc>
          <w:tcPr>
            <w:tcW w:w="2182"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361" w:author="Xolani Sibande" w:date="2023-11-29T09:23:00Z">
              <w:tcPr>
                <w:tcW w:w="2182"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73EF95B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Definition</w:t>
            </w:r>
          </w:p>
        </w:tc>
        <w:tc>
          <w:tcPr>
            <w:tcW w:w="1000"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362" w:author="Xolani Sibande" w:date="2023-11-29T09:23:00Z">
              <w:tcPr>
                <w:tcW w:w="1000"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494FCE5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Category</w:t>
            </w:r>
          </w:p>
        </w:tc>
        <w:tc>
          <w:tcPr>
            <w:tcW w:w="256"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363" w:author="Xolani Sibande" w:date="2023-11-29T09:23:00Z">
              <w:tcPr>
                <w:tcW w:w="256"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15ABF4C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Median</w:t>
            </w:r>
          </w:p>
        </w:tc>
        <w:tc>
          <w:tcPr>
            <w:tcW w:w="220"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364" w:author="Xolani Sibande" w:date="2023-11-29T09:23:00Z">
              <w:tcPr>
                <w:tcW w:w="220"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00DAB5A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SD</w:t>
            </w:r>
          </w:p>
        </w:tc>
        <w:tc>
          <w:tcPr>
            <w:tcW w:w="246"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365" w:author="Xolani Sibande" w:date="2023-11-29T09:23:00Z">
              <w:tcPr>
                <w:tcW w:w="246"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6177EAC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Min</w:t>
            </w:r>
          </w:p>
        </w:tc>
        <w:tc>
          <w:tcPr>
            <w:tcW w:w="246"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366" w:author="Xolani Sibande" w:date="2023-11-29T09:23:00Z">
              <w:tcPr>
                <w:tcW w:w="246"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50770B6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Max</w:t>
            </w:r>
          </w:p>
        </w:tc>
        <w:tc>
          <w:tcPr>
            <w:tcW w:w="189"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367" w:author="Xolani Sibande" w:date="2023-11-29T09:23:00Z">
              <w:tcPr>
                <w:tcW w:w="189"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01FDEA7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Obs</w:t>
            </w:r>
          </w:p>
        </w:tc>
      </w:tr>
      <w:tr w:rsidR="00370EF6" w:rsidRPr="005A0D08" w14:paraId="69262E8B" w14:textId="77777777" w:rsidTr="00A12FCA">
        <w:trPr>
          <w:trHeight w:hRule="exact" w:val="340"/>
        </w:trPr>
        <w:tc>
          <w:tcPr>
            <w:tcW w:w="662"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68" w:author="Xolani Sibande" w:date="2023-11-29T09:23:00Z">
              <w:tcPr>
                <w:tcW w:w="662"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0C687FC" w14:textId="77777777" w:rsidR="00370EF6" w:rsidRPr="00E121D3"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9" w:author="Alistair Milne" w:date="2023-12-14T12:15:00Z">
                  <w:rPr>
                    <w:sz w:val="13"/>
                    <w:szCs w:val="13"/>
                  </w:rPr>
                </w:rPrChange>
              </w:rPr>
            </w:pPr>
            <m:oMathPara>
              <m:oMath>
                <m:r>
                  <m:rPr>
                    <m:sty m:val="p"/>
                  </m:rPr>
                  <w:rPr>
                    <w:rFonts w:ascii="Cambria Math" w:hAnsi="Cambria Math"/>
                    <w:sz w:val="16"/>
                    <w:szCs w:val="16"/>
                    <w:rPrChange w:id="370" w:author="Alistair Milne" w:date="2023-12-14T12:15:00Z">
                      <w:rPr>
                        <w:rFonts w:ascii="Cambria Math" w:hAnsi="Cambria Math"/>
                        <w:sz w:val="13"/>
                        <w:szCs w:val="13"/>
                      </w:rPr>
                    </w:rPrChange>
                  </w:rPr>
                  <m:t>Δ</m:t>
                </m:r>
                <m:r>
                  <w:rPr>
                    <w:rFonts w:ascii="Cambria Math" w:hAnsi="Cambria Math"/>
                    <w:sz w:val="16"/>
                    <w:szCs w:val="16"/>
                    <w:rPrChange w:id="371" w:author="Alistair Milne" w:date="2023-12-14T12:15:00Z">
                      <w:rPr>
                        <w:rFonts w:ascii="Cambria Math" w:hAnsi="Cambria Math"/>
                        <w:sz w:val="13"/>
                        <w:szCs w:val="13"/>
                      </w:rPr>
                    </w:rPrChange>
                  </w:rPr>
                  <m:t>LOAN</m:t>
                </m:r>
              </m:oMath>
            </m:oMathPara>
          </w:p>
        </w:tc>
        <w:tc>
          <w:tcPr>
            <w:tcW w:w="2182"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72" w:author="Xolani Sibande" w:date="2023-11-29T09:23:00Z">
              <w:tcPr>
                <w:tcW w:w="2182"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B5B92D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Month on month change in the natural logarithm of nominal loans.</w:t>
            </w:r>
          </w:p>
        </w:tc>
        <w:tc>
          <w:tcPr>
            <w:tcW w:w="1000"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73" w:author="Xolani Sibande" w:date="2023-11-29T09:23:00Z">
              <w:tcPr>
                <w:tcW w:w="1000"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31E58C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Household secured credit</w:t>
            </w:r>
          </w:p>
        </w:tc>
        <w:tc>
          <w:tcPr>
            <w:tcW w:w="256"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74" w:author="Xolani Sibande" w:date="2023-11-29T09:23:00Z">
              <w:tcPr>
                <w:tcW w:w="256"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E40B1B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0.005</w:t>
            </w:r>
          </w:p>
        </w:tc>
        <w:tc>
          <w:tcPr>
            <w:tcW w:w="220"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75" w:author="Xolani Sibande" w:date="2023-11-29T09:23:00Z">
              <w:tcPr>
                <w:tcW w:w="220"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2EDC69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0.008</w:t>
            </w:r>
          </w:p>
        </w:tc>
        <w:tc>
          <w:tcPr>
            <w:tcW w:w="246"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76" w:author="Xolani Sibande" w:date="2023-11-29T09:23:00Z">
              <w:tcPr>
                <w:tcW w:w="246"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6E963C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-0.029</w:t>
            </w:r>
          </w:p>
        </w:tc>
        <w:tc>
          <w:tcPr>
            <w:tcW w:w="246"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77" w:author="Xolani Sibande" w:date="2023-11-29T09:23:00Z">
              <w:tcPr>
                <w:tcW w:w="246"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2A5B4F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0.025</w:t>
            </w:r>
          </w:p>
        </w:tc>
        <w:tc>
          <w:tcPr>
            <w:tcW w:w="189"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78" w:author="Xolani Sibande" w:date="2023-11-29T09:23:00Z">
              <w:tcPr>
                <w:tcW w:w="189"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A1C423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09977AB7" w14:textId="77777777" w:rsidTr="00A12FCA">
        <w:trPr>
          <w:trHeight w:hRule="exact" w:val="340"/>
        </w:trPr>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79" w:author="Xolani Sibande" w:date="2023-11-29T09:23:00Z">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8D48B85" w14:textId="77777777" w:rsidR="00370EF6" w:rsidRPr="00E121D3"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0" w:author="Alistair Milne" w:date="2023-12-14T12:15:00Z">
                  <w:rPr>
                    <w:sz w:val="13"/>
                    <w:szCs w:val="13"/>
                  </w:rPr>
                </w:rPrChange>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81" w:author="Xolani Sibande" w:date="2023-11-29T09:23:00Z">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CF9654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82" w:author="Xolani Sibande" w:date="2023-11-29T09:23:00Z">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6AF274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Household unsecured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83" w:author="Xolani Sibande" w:date="2023-11-29T09:23:00Z">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8831B3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0.005</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84" w:author="Xolani Sibande" w:date="2023-11-29T09:23:00Z">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8B73AC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0.010</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85"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85700E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-0.032</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86"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CCA1CF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0.035</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87" w:author="Xolani Sibande" w:date="2023-11-29T09:23:00Z">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0C53BE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400D6BDC" w14:textId="77777777" w:rsidTr="00A12FCA">
        <w:trPr>
          <w:trHeight w:hRule="exact" w:val="340"/>
        </w:trPr>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88" w:author="Xolani Sibande" w:date="2023-11-29T09:23:00Z">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34B6CA4" w14:textId="77777777" w:rsidR="00370EF6" w:rsidRPr="00E121D3"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9" w:author="Alistair Milne" w:date="2023-12-14T12:15:00Z">
                  <w:rPr>
                    <w:sz w:val="13"/>
                    <w:szCs w:val="13"/>
                  </w:rPr>
                </w:rPrChange>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90" w:author="Xolani Sibande" w:date="2023-11-29T09:23:00Z">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F937ED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91" w:author="Xolani Sibande" w:date="2023-11-29T09:23:00Z">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87688F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Household mortgage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92" w:author="Xolani Sibande" w:date="2023-11-29T09:23:00Z">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6729EF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0.003</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93" w:author="Xolani Sibande" w:date="2023-11-29T09:23:00Z">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64A2F8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0.003</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94"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70DD27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-0.005</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95"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84FEE3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0.011</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96" w:author="Xolani Sibande" w:date="2023-11-29T09:23:00Z">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D722BF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03F9B9F4" w14:textId="77777777" w:rsidTr="00A12FCA">
        <w:trPr>
          <w:trHeight w:hRule="exact" w:val="340"/>
        </w:trPr>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97" w:author="Xolani Sibande" w:date="2023-11-29T09:23:00Z">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DEFBB8D" w14:textId="77777777" w:rsidR="00370EF6" w:rsidRPr="00E121D3"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8" w:author="Alistair Milne" w:date="2023-12-14T12:15:00Z">
                  <w:rPr>
                    <w:sz w:val="13"/>
                    <w:szCs w:val="13"/>
                  </w:rPr>
                </w:rPrChange>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399" w:author="Xolani Sibande" w:date="2023-11-29T09:23:00Z">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0FAE7E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00" w:author="Xolani Sibande" w:date="2023-11-29T09:23:00Z">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49EDD3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Non-financial corporations 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01" w:author="Xolani Sibande" w:date="2023-11-29T09:23:00Z">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D9A249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0.004</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02" w:author="Xolani Sibande" w:date="2023-11-29T09:23:00Z">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D7B380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0.013</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03"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B21700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-0.042</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04"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CD4D18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0.045</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05" w:author="Xolani Sibande" w:date="2023-11-29T09:23:00Z">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B771F5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314039F2" w14:textId="77777777" w:rsidTr="00A12FCA">
        <w:trPr>
          <w:trHeight w:hRule="exact" w:val="340"/>
        </w:trPr>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06" w:author="Xolani Sibande" w:date="2023-11-29T09:23:00Z">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E5F705A" w14:textId="77777777" w:rsidR="00370EF6" w:rsidRPr="00E121D3"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7" w:author="Alistair Milne" w:date="2023-12-14T12:15:00Z">
                  <w:rPr>
                    <w:sz w:val="13"/>
                    <w:szCs w:val="13"/>
                  </w:rPr>
                </w:rPrChange>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08" w:author="Xolani Sibande" w:date="2023-11-29T09:23:00Z">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E65F4B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09" w:author="Xolani Sibande" w:date="2023-11-29T09:23:00Z">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869663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Non-financial corporations unsecured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10" w:author="Xolani Sibande" w:date="2023-11-29T09:23:00Z">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E83617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0.005</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11" w:author="Xolani Sibande" w:date="2023-11-29T09:23:00Z">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13ED40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0.011</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12"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25889B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-0.025</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13"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9A86A1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0.037</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14" w:author="Xolani Sibande" w:date="2023-11-29T09:23:00Z">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CFB56D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0AC57E8D" w14:textId="77777777" w:rsidTr="00A12FCA">
        <w:trPr>
          <w:trHeight w:hRule="exact" w:val="340"/>
        </w:trPr>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15" w:author="Xolani Sibande" w:date="2023-11-29T09:23:00Z">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7FBD4B4" w14:textId="77777777" w:rsidR="00370EF6" w:rsidRPr="00E121D3"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16" w:author="Alistair Milne" w:date="2023-12-14T12:15:00Z">
                  <w:rPr>
                    <w:sz w:val="13"/>
                    <w:szCs w:val="13"/>
                  </w:rPr>
                </w:rPrChange>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17" w:author="Xolani Sibande" w:date="2023-11-29T09:23:00Z">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31BC46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18" w:author="Xolani Sibande" w:date="2023-11-29T09:23:00Z">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B4B449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Non-financial corporations mortgage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19" w:author="Xolani Sibande" w:date="2023-11-29T09:23:00Z">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19246A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0.003</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20" w:author="Xolani Sibande" w:date="2023-11-29T09:23:00Z">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3ACE4D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0.029</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21"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AD4993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-0.066</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22"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907F11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0.092</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23" w:author="Xolani Sibande" w:date="2023-11-29T09:23:00Z">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0B9963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5000C014" w14:textId="77777777" w:rsidTr="00A12FCA">
        <w:trPr>
          <w:trHeight w:hRule="exact" w:val="340"/>
        </w:trPr>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24" w:author="Xolani Sibande" w:date="2023-11-29T09:23:00Z">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5949946" w14:textId="77777777" w:rsidR="00370EF6" w:rsidRPr="00E121D3"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25" w:author="Alistair Milne" w:date="2023-12-14T12:15:00Z">
                  <w:rPr>
                    <w:sz w:val="13"/>
                    <w:szCs w:val="13"/>
                  </w:rPr>
                </w:rPrChange>
              </w:rPr>
            </w:pPr>
            <m:oMathPara>
              <m:oMath>
                <m:r>
                  <m:rPr>
                    <m:sty m:val="p"/>
                  </m:rPr>
                  <w:rPr>
                    <w:rFonts w:ascii="Cambria Math" w:hAnsi="Cambria Math"/>
                    <w:sz w:val="16"/>
                    <w:szCs w:val="16"/>
                    <w:rPrChange w:id="426" w:author="Alistair Milne" w:date="2023-12-14T12:15:00Z">
                      <w:rPr>
                        <w:rFonts w:ascii="Cambria Math" w:hAnsi="Cambria Math"/>
                        <w:sz w:val="13"/>
                        <w:szCs w:val="13"/>
                      </w:rPr>
                    </w:rPrChange>
                  </w:rPr>
                  <m:t>Δ</m:t>
                </m:r>
                <m:r>
                  <w:rPr>
                    <w:rFonts w:ascii="Cambria Math" w:hAnsi="Cambria Math"/>
                    <w:sz w:val="16"/>
                    <w:szCs w:val="16"/>
                    <w:rPrChange w:id="427" w:author="Alistair Milne" w:date="2023-12-14T12:15:00Z">
                      <w:rPr>
                        <w:rFonts w:ascii="Cambria Math" w:hAnsi="Cambria Math"/>
                        <w:sz w:val="13"/>
                        <w:szCs w:val="13"/>
                      </w:rPr>
                    </w:rPrChange>
                  </w:rPr>
                  <m:t>KR</m:t>
                </m:r>
              </m:oMath>
            </m:oMathPara>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28" w:author="Xolani Sibande" w:date="2023-11-29T09:23:00Z">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0C8F928" w14:textId="32535AEC"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 xml:space="preserve">Month on month </w:t>
            </w:r>
            <w:del w:id="429" w:author="Xolani Sibande" w:date="2023-11-29T08:20:00Z">
              <w:r w:rsidRPr="005A0D08" w:rsidDel="00B8533A">
                <w:rPr>
                  <w:rFonts w:eastAsia="Helvetica" w:hAnsi="Helvetica" w:cs="Helvetica"/>
                  <w:color w:val="000000"/>
                  <w:sz w:val="13"/>
                  <w:szCs w:val="13"/>
                </w:rPr>
                <w:delText>jumps (up or down) in the</w:delText>
              </w:r>
            </w:del>
            <w:ins w:id="430" w:author="Xolani Sibande" w:date="2023-11-29T08:20:00Z">
              <w:r w:rsidR="00B8533A">
                <w:rPr>
                  <w:rFonts w:eastAsia="Helvetica" w:hAnsi="Helvetica" w:cs="Helvetica"/>
                  <w:color w:val="000000"/>
                  <w:sz w:val="13"/>
                  <w:szCs w:val="13"/>
                </w:rPr>
                <w:t>change</w:t>
              </w:r>
            </w:ins>
            <w:ins w:id="431" w:author="Xolani Sibande" w:date="2023-11-29T08:21:00Z">
              <w:r w:rsidR="00B8533A">
                <w:rPr>
                  <w:rFonts w:eastAsia="Helvetica" w:hAnsi="Helvetica" w:cs="Helvetica"/>
                  <w:color w:val="000000"/>
                  <w:sz w:val="13"/>
                  <w:szCs w:val="13"/>
                </w:rPr>
                <w:t>s in the</w:t>
              </w:r>
            </w:ins>
            <w:r w:rsidRPr="005A0D08">
              <w:rPr>
                <w:rFonts w:eastAsia="Helvetica" w:hAnsi="Helvetica" w:cs="Helvetica"/>
                <w:color w:val="000000"/>
                <w:sz w:val="13"/>
                <w:szCs w:val="13"/>
              </w:rPr>
              <w:t xml:space="preserve"> minimum capital requirement (Basel III)</w:t>
            </w:r>
            <w:ins w:id="432" w:author="Alistair Milne" w:date="2023-12-14T12:53:00Z">
              <w:r w:rsidR="002B6B1F">
                <w:rPr>
                  <w:rFonts w:eastAsia="Helvetica" w:hAnsi="Helvetica" w:cs="Helvetica"/>
                  <w:color w:val="000000"/>
                  <w:sz w:val="13"/>
                  <w:szCs w:val="13"/>
                </w:rPr>
                <w:t>, January</w:t>
              </w:r>
            </w:ins>
            <w:ins w:id="433" w:author="Alistair Milne" w:date="2023-12-14T12:54:00Z">
              <w:r w:rsidR="002B6B1F">
                <w:rPr>
                  <w:rFonts w:eastAsia="Helvetica" w:hAnsi="Helvetica" w:cs="Helvetica"/>
                  <w:color w:val="000000"/>
                  <w:sz w:val="13"/>
                  <w:szCs w:val="13"/>
                </w:rPr>
                <w:t xml:space="preserve"> of 2014</w:t>
              </w:r>
              <w:r w:rsidR="00BE0196">
                <w:rPr>
                  <w:rFonts w:eastAsia="Helvetica" w:hAnsi="Helvetica" w:cs="Helvetica"/>
                  <w:color w:val="000000"/>
                  <w:sz w:val="13"/>
                  <w:szCs w:val="13"/>
                </w:rPr>
                <w:t xml:space="preserve"> to 2019.</w:t>
              </w:r>
            </w:ins>
            <w:del w:id="434" w:author="Alistair Milne" w:date="2023-12-14T12:53:00Z">
              <w:r w:rsidRPr="005A0D08" w:rsidDel="002B6B1F">
                <w:rPr>
                  <w:rFonts w:eastAsia="Helvetica" w:hAnsi="Helvetica" w:cs="Helvetica"/>
                  <w:color w:val="000000"/>
                  <w:sz w:val="13"/>
                  <w:szCs w:val="13"/>
                </w:rPr>
                <w:delText>.</w:delText>
              </w:r>
            </w:del>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35" w:author="Xolani Sibande" w:date="2023-11-29T09:23:00Z">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90B4E7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 xml:space="preserve"> </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36" w:author="Xolani Sibande" w:date="2023-11-29T09:23:00Z">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1CF253E" w14:textId="77777777" w:rsidR="00370EF6" w:rsidRPr="00D933E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Change w:id="437" w:author="Xolani Sibande" w:date="2023-11-29T08:42:00Z">
                  <w:rPr>
                    <w:sz w:val="13"/>
                    <w:szCs w:val="13"/>
                    <w:highlight w:val="yellow"/>
                  </w:rPr>
                </w:rPrChange>
              </w:rPr>
            </w:pPr>
            <w:r w:rsidRPr="00D933E7">
              <w:rPr>
                <w:rFonts w:eastAsia="Helvetica" w:hAnsi="Helvetica" w:cs="Helvetica"/>
                <w:color w:val="000000"/>
                <w:sz w:val="13"/>
                <w:szCs w:val="13"/>
                <w:rPrChange w:id="438" w:author="Xolani Sibande" w:date="2023-11-29T08:42:00Z">
                  <w:rPr>
                    <w:rFonts w:eastAsia="Helvetica" w:hAnsi="Helvetica" w:cs="Helvetica"/>
                    <w:color w:val="000000"/>
                    <w:sz w:val="13"/>
                    <w:szCs w:val="13"/>
                    <w:highlight w:val="yellow"/>
                  </w:rPr>
                </w:rPrChange>
              </w:rPr>
              <w:t>0.000</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39" w:author="Xolani Sibande" w:date="2023-11-29T09:23:00Z">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2D4A3E6" w14:textId="79D872C2" w:rsidR="00370EF6" w:rsidRPr="00D933E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Change w:id="440" w:author="Xolani Sibande" w:date="2023-11-29T08:42:00Z">
                  <w:rPr>
                    <w:sz w:val="13"/>
                    <w:szCs w:val="13"/>
                    <w:highlight w:val="yellow"/>
                  </w:rPr>
                </w:rPrChange>
              </w:rPr>
            </w:pPr>
            <w:r w:rsidRPr="00D933E7">
              <w:rPr>
                <w:rFonts w:eastAsia="Helvetica" w:hAnsi="Helvetica" w:cs="Helvetica"/>
                <w:color w:val="000000"/>
                <w:sz w:val="13"/>
                <w:szCs w:val="13"/>
                <w:rPrChange w:id="441" w:author="Xolani Sibande" w:date="2023-11-29T08:42:00Z">
                  <w:rPr>
                    <w:rFonts w:eastAsia="Helvetica" w:hAnsi="Helvetica" w:cs="Helvetica"/>
                    <w:color w:val="000000"/>
                    <w:sz w:val="13"/>
                    <w:szCs w:val="13"/>
                    <w:highlight w:val="yellow"/>
                  </w:rPr>
                </w:rPrChange>
              </w:rPr>
              <w:t>0.</w:t>
            </w:r>
            <w:ins w:id="442" w:author="Xolani Sibande" w:date="2023-11-29T08:20:00Z">
              <w:r w:rsidR="00B8533A" w:rsidRPr="00D933E7">
                <w:rPr>
                  <w:rFonts w:eastAsia="Helvetica" w:hAnsi="Helvetica" w:cs="Helvetica"/>
                  <w:color w:val="000000"/>
                  <w:sz w:val="13"/>
                  <w:szCs w:val="13"/>
                  <w:rPrChange w:id="443" w:author="Xolani Sibande" w:date="2023-11-29T08:42:00Z">
                    <w:rPr>
                      <w:rFonts w:eastAsia="Helvetica" w:hAnsi="Helvetica" w:cs="Helvetica"/>
                      <w:color w:val="000000"/>
                      <w:sz w:val="13"/>
                      <w:szCs w:val="13"/>
                      <w:highlight w:val="yellow"/>
                    </w:rPr>
                  </w:rPrChange>
                </w:rPr>
                <w:t>002</w:t>
              </w:r>
            </w:ins>
            <w:del w:id="444" w:author="Xolani Sibande" w:date="2023-11-29T08:20:00Z">
              <w:r w:rsidRPr="00D933E7" w:rsidDel="00B8533A">
                <w:rPr>
                  <w:rFonts w:eastAsia="Helvetica" w:hAnsi="Helvetica" w:cs="Helvetica"/>
                  <w:color w:val="000000"/>
                  <w:sz w:val="13"/>
                  <w:szCs w:val="13"/>
                  <w:rPrChange w:id="445" w:author="Xolani Sibande" w:date="2023-11-29T08:42:00Z">
                    <w:rPr>
                      <w:rFonts w:eastAsia="Helvetica" w:hAnsi="Helvetica" w:cs="Helvetica"/>
                      <w:color w:val="000000"/>
                      <w:sz w:val="13"/>
                      <w:szCs w:val="13"/>
                      <w:highlight w:val="yellow"/>
                    </w:rPr>
                  </w:rPrChange>
                </w:rPr>
                <w:delText>263</w:delText>
              </w:r>
            </w:del>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46"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2A0895D" w14:textId="78583769" w:rsidR="00370EF6" w:rsidRPr="00D933E7" w:rsidRDefault="00B8533A">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Change w:id="447" w:author="Xolani Sibande" w:date="2023-11-29T08:42:00Z">
                  <w:rPr>
                    <w:sz w:val="13"/>
                    <w:szCs w:val="13"/>
                    <w:highlight w:val="yellow"/>
                  </w:rPr>
                </w:rPrChange>
              </w:rPr>
            </w:pPr>
            <w:ins w:id="448" w:author="Xolani Sibande" w:date="2023-11-29T08:20:00Z">
              <w:r w:rsidRPr="00D933E7">
                <w:rPr>
                  <w:rFonts w:eastAsia="Helvetica" w:hAnsi="Helvetica" w:cs="Helvetica"/>
                  <w:color w:val="000000"/>
                  <w:sz w:val="13"/>
                  <w:szCs w:val="13"/>
                  <w:rPrChange w:id="449" w:author="Xolani Sibande" w:date="2023-11-29T08:42:00Z">
                    <w:rPr>
                      <w:rFonts w:eastAsia="Helvetica" w:hAnsi="Helvetica" w:cs="Helvetica"/>
                      <w:color w:val="000000"/>
                      <w:sz w:val="13"/>
                      <w:szCs w:val="13"/>
                      <w:highlight w:val="yellow"/>
                    </w:rPr>
                  </w:rPrChange>
                </w:rPr>
                <w:t>-</w:t>
              </w:r>
            </w:ins>
            <w:r w:rsidR="00D00CD1" w:rsidRPr="00D933E7">
              <w:rPr>
                <w:rFonts w:eastAsia="Helvetica" w:hAnsi="Helvetica" w:cs="Helvetica"/>
                <w:color w:val="000000"/>
                <w:sz w:val="13"/>
                <w:szCs w:val="13"/>
                <w:rPrChange w:id="450" w:author="Xolani Sibande" w:date="2023-11-29T08:42:00Z">
                  <w:rPr>
                    <w:rFonts w:eastAsia="Helvetica" w:hAnsi="Helvetica" w:cs="Helvetica"/>
                    <w:color w:val="000000"/>
                    <w:sz w:val="13"/>
                    <w:szCs w:val="13"/>
                    <w:highlight w:val="yellow"/>
                  </w:rPr>
                </w:rPrChange>
              </w:rPr>
              <w:t>0.00</w:t>
            </w:r>
            <w:ins w:id="451" w:author="Xolani Sibande" w:date="2023-11-29T08:20:00Z">
              <w:r w:rsidRPr="00D933E7">
                <w:rPr>
                  <w:rFonts w:eastAsia="Helvetica" w:hAnsi="Helvetica" w:cs="Helvetica"/>
                  <w:color w:val="000000"/>
                  <w:sz w:val="13"/>
                  <w:szCs w:val="13"/>
                  <w:rPrChange w:id="452" w:author="Xolani Sibande" w:date="2023-11-29T08:42:00Z">
                    <w:rPr>
                      <w:rFonts w:eastAsia="Helvetica" w:hAnsi="Helvetica" w:cs="Helvetica"/>
                      <w:color w:val="000000"/>
                      <w:sz w:val="13"/>
                      <w:szCs w:val="13"/>
                      <w:highlight w:val="yellow"/>
                    </w:rPr>
                  </w:rPrChange>
                </w:rPr>
                <w:t>2</w:t>
              </w:r>
            </w:ins>
            <w:del w:id="453" w:author="Xolani Sibande" w:date="2023-11-29T08:20:00Z">
              <w:r w:rsidR="00D00CD1" w:rsidRPr="00D933E7" w:rsidDel="00B8533A">
                <w:rPr>
                  <w:rFonts w:eastAsia="Helvetica" w:hAnsi="Helvetica" w:cs="Helvetica"/>
                  <w:color w:val="000000"/>
                  <w:sz w:val="13"/>
                  <w:szCs w:val="13"/>
                  <w:rPrChange w:id="454" w:author="Xolani Sibande" w:date="2023-11-29T08:42:00Z">
                    <w:rPr>
                      <w:rFonts w:eastAsia="Helvetica" w:hAnsi="Helvetica" w:cs="Helvetica"/>
                      <w:color w:val="000000"/>
                      <w:sz w:val="13"/>
                      <w:szCs w:val="13"/>
                      <w:highlight w:val="yellow"/>
                    </w:rPr>
                  </w:rPrChange>
                </w:rPr>
                <w:delText>0</w:delText>
              </w:r>
            </w:del>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55"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3C2BAAF" w14:textId="173F0D53" w:rsidR="00370EF6" w:rsidRPr="00D933E7" w:rsidRDefault="00B8533A">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Change w:id="456" w:author="Xolani Sibande" w:date="2023-11-29T08:42:00Z">
                  <w:rPr>
                    <w:sz w:val="13"/>
                    <w:szCs w:val="13"/>
                    <w:highlight w:val="yellow"/>
                  </w:rPr>
                </w:rPrChange>
              </w:rPr>
            </w:pPr>
            <w:ins w:id="457" w:author="Xolani Sibande" w:date="2023-11-29T08:20:00Z">
              <w:r w:rsidRPr="00D933E7">
                <w:rPr>
                  <w:rFonts w:eastAsia="Helvetica" w:hAnsi="Helvetica" w:cs="Helvetica"/>
                  <w:color w:val="000000"/>
                  <w:sz w:val="13"/>
                  <w:szCs w:val="13"/>
                  <w:rPrChange w:id="458" w:author="Xolani Sibande" w:date="2023-11-29T08:42:00Z">
                    <w:rPr>
                      <w:rFonts w:eastAsia="Helvetica" w:hAnsi="Helvetica" w:cs="Helvetica"/>
                      <w:color w:val="000000"/>
                      <w:sz w:val="13"/>
                      <w:szCs w:val="13"/>
                      <w:highlight w:val="yellow"/>
                    </w:rPr>
                  </w:rPrChange>
                </w:rPr>
                <w:t>0.009</w:t>
              </w:r>
            </w:ins>
            <w:del w:id="459" w:author="Xolani Sibande" w:date="2023-11-29T08:20:00Z">
              <w:r w:rsidR="00D00CD1" w:rsidRPr="00D933E7" w:rsidDel="00B8533A">
                <w:rPr>
                  <w:rFonts w:eastAsia="Helvetica" w:hAnsi="Helvetica" w:cs="Helvetica"/>
                  <w:color w:val="000000"/>
                  <w:sz w:val="13"/>
                  <w:szCs w:val="13"/>
                  <w:rPrChange w:id="460" w:author="Xolani Sibande" w:date="2023-11-29T08:42:00Z">
                    <w:rPr>
                      <w:rFonts w:eastAsia="Helvetica" w:hAnsi="Helvetica" w:cs="Helvetica"/>
                      <w:color w:val="000000"/>
                      <w:sz w:val="13"/>
                      <w:szCs w:val="13"/>
                      <w:highlight w:val="yellow"/>
                    </w:rPr>
                  </w:rPrChange>
                </w:rPr>
                <w:delText>1.000</w:delText>
              </w:r>
            </w:del>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61" w:author="Xolani Sibande" w:date="2023-11-29T09:23:00Z">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08095D4" w14:textId="77777777" w:rsidR="00370EF6" w:rsidRPr="00D933E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Change w:id="462" w:author="Xolani Sibande" w:date="2023-11-29T08:42:00Z">
                  <w:rPr>
                    <w:sz w:val="13"/>
                    <w:szCs w:val="13"/>
                    <w:highlight w:val="yellow"/>
                  </w:rPr>
                </w:rPrChange>
              </w:rPr>
            </w:pPr>
            <w:r w:rsidRPr="00D933E7">
              <w:rPr>
                <w:rFonts w:eastAsia="Helvetica" w:hAnsi="Helvetica" w:cs="Helvetica"/>
                <w:color w:val="000000"/>
                <w:sz w:val="13"/>
                <w:szCs w:val="13"/>
                <w:rPrChange w:id="463" w:author="Xolani Sibande" w:date="2023-11-29T08:42:00Z">
                  <w:rPr>
                    <w:rFonts w:eastAsia="Helvetica" w:hAnsi="Helvetica" w:cs="Helvetica"/>
                    <w:color w:val="000000"/>
                    <w:sz w:val="13"/>
                    <w:szCs w:val="13"/>
                    <w:highlight w:val="yellow"/>
                  </w:rPr>
                </w:rPrChange>
              </w:rPr>
              <w:t>363</w:t>
            </w:r>
          </w:p>
        </w:tc>
      </w:tr>
      <w:tr w:rsidR="00370EF6" w:rsidRPr="005A0D08" w14:paraId="0EE41EC7" w14:textId="77777777" w:rsidTr="00A12FCA">
        <w:trPr>
          <w:trHeight w:hRule="exact" w:val="340"/>
        </w:trPr>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64" w:author="Xolani Sibande" w:date="2023-11-29T09:23:00Z">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7D5A5D8" w14:textId="77777777" w:rsidR="00370EF6" w:rsidRPr="00E121D3"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65" w:author="Alistair Milne" w:date="2023-12-14T12:15:00Z">
                  <w:rPr>
                    <w:sz w:val="13"/>
                    <w:szCs w:val="13"/>
                  </w:rPr>
                </w:rPrChange>
              </w:rPr>
            </w:pPr>
            <m:oMathPara>
              <m:oMath>
                <m:r>
                  <m:rPr>
                    <m:sty m:val="p"/>
                  </m:rPr>
                  <w:rPr>
                    <w:rFonts w:ascii="Cambria Math" w:hAnsi="Cambria Math"/>
                    <w:sz w:val="16"/>
                    <w:szCs w:val="16"/>
                    <w:rPrChange w:id="466" w:author="Alistair Milne" w:date="2023-12-14T12:15:00Z">
                      <w:rPr>
                        <w:rFonts w:ascii="Cambria Math" w:hAnsi="Cambria Math"/>
                        <w:sz w:val="13"/>
                        <w:szCs w:val="13"/>
                      </w:rPr>
                    </w:rPrChange>
                  </w:rPr>
                  <m:t>Δ</m:t>
                </m:r>
                <m:r>
                  <w:rPr>
                    <w:rFonts w:ascii="Cambria Math" w:hAnsi="Cambria Math"/>
                    <w:sz w:val="16"/>
                    <w:szCs w:val="16"/>
                    <w:rPrChange w:id="467" w:author="Alistair Milne" w:date="2023-12-14T12:15:00Z">
                      <w:rPr>
                        <w:rFonts w:ascii="Cambria Math" w:hAnsi="Cambria Math"/>
                        <w:sz w:val="13"/>
                        <w:szCs w:val="13"/>
                      </w:rPr>
                    </w:rPrChange>
                  </w:rPr>
                  <m:t>KS</m:t>
                </m:r>
              </m:oMath>
            </m:oMathPara>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68" w:author="Xolani Sibande" w:date="2023-11-29T09:23:00Z">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A481C7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Monthly difference between the total capital buffer requirement and the minimum capital requirement.</w:t>
            </w: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69" w:author="Xolani Sibande" w:date="2023-11-29T09:23:00Z">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B7A037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 xml:space="preserve"> </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70" w:author="Xolani Sibande" w:date="2023-11-29T09:23:00Z">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2E4939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-0.001</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71" w:author="Xolani Sibande" w:date="2023-11-29T09:23:00Z">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5FF2F9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0.004</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72"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9D2B4D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-0.012</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73"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37059E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0.018</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74" w:author="Xolani Sibande" w:date="2023-11-29T09:23:00Z">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83686F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72AF68AB" w14:textId="77777777" w:rsidTr="00A12FCA">
        <w:trPr>
          <w:trHeight w:hRule="exact" w:val="340"/>
        </w:trPr>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75" w:author="Xolani Sibande" w:date="2023-11-29T09:23:00Z">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07D6D7E" w14:textId="7465ECD5" w:rsidR="00370EF6" w:rsidRPr="00E121D3"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76" w:author="Alistair Milne" w:date="2023-12-14T12:15:00Z">
                  <w:rPr>
                    <w:sz w:val="13"/>
                    <w:szCs w:val="13"/>
                  </w:rPr>
                </w:rPrChange>
              </w:rPr>
            </w:pPr>
            <m:oMathPara>
              <m:oMath>
                <m:r>
                  <m:rPr>
                    <m:sty m:val="p"/>
                  </m:rPr>
                  <w:rPr>
                    <w:rFonts w:ascii="Cambria Math" w:hAnsi="Cambria Math"/>
                    <w:sz w:val="16"/>
                    <w:szCs w:val="16"/>
                    <w:rPrChange w:id="477" w:author="Alistair Milne" w:date="2023-12-14T12:15:00Z">
                      <w:rPr>
                        <w:rFonts w:ascii="Cambria Math" w:hAnsi="Cambria Math"/>
                        <w:sz w:val="13"/>
                        <w:szCs w:val="13"/>
                      </w:rPr>
                    </w:rPrChange>
                  </w:rPr>
                  <m:t>Δ</m:t>
                </m:r>
                <m:r>
                  <w:ins w:id="478" w:author="Alistair Milne" w:date="2023-12-14T12:15:00Z">
                    <m:rPr>
                      <m:sty m:val="p"/>
                    </m:rPr>
                    <w:rPr>
                      <w:rFonts w:ascii="Cambria Math" w:hAnsi="Cambria Math"/>
                      <w:sz w:val="16"/>
                      <w:szCs w:val="16"/>
                      <w:rPrChange w:id="479" w:author="Alistair Milne" w:date="2023-12-14T12:15:00Z">
                        <w:rPr>
                          <w:rFonts w:ascii="Cambria Math" w:hAnsi="Cambria Math"/>
                          <w:sz w:val="13"/>
                          <w:szCs w:val="13"/>
                        </w:rPr>
                      </w:rPrChange>
                    </w:rPr>
                    <m:t>IntMargin</m:t>
                  </w:ins>
                </m:r>
                <m:r>
                  <w:del w:id="480" w:author="Alistair Milne" w:date="2023-12-14T12:15:00Z">
                    <w:rPr>
                      <w:rFonts w:ascii="Cambria Math" w:hAnsi="Cambria Math"/>
                      <w:sz w:val="16"/>
                      <w:szCs w:val="16"/>
                      <w:rPrChange w:id="481" w:author="Alistair Milne" w:date="2023-12-14T12:15:00Z">
                        <w:rPr>
                          <w:rFonts w:ascii="Cambria Math" w:hAnsi="Cambria Math"/>
                          <w:sz w:val="13"/>
                          <w:szCs w:val="13"/>
                        </w:rPr>
                      </w:rPrChange>
                    </w:rPr>
                    <m:t>Demand</m:t>
                  </w:del>
                </m:r>
              </m:oMath>
            </m:oMathPara>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82" w:author="Xolani Sibande" w:date="2023-11-29T09:23:00Z">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6DE534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Monthly change in the interest rate margin (category credit rate less the policy rate or repo).</w:t>
            </w: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83" w:author="Xolani Sibande" w:date="2023-11-29T09:23:00Z">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A2D1F0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Household 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84" w:author="Xolani Sibande" w:date="2023-11-29T09:23:00Z">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00C731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0.000</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85" w:author="Xolani Sibande" w:date="2023-11-29T09:23:00Z">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8A8E70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0.127</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86"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2B3693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-0.430</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87"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7D8E20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0.380</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88" w:author="Xolani Sibande" w:date="2023-11-29T09:23:00Z">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66458C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4BF26934" w14:textId="77777777" w:rsidTr="00A12FCA">
        <w:trPr>
          <w:trHeight w:hRule="exact" w:val="340"/>
        </w:trPr>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89" w:author="Xolani Sibande" w:date="2023-11-29T09:23:00Z">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E4F4ACD" w14:textId="77777777" w:rsidR="00370EF6" w:rsidRPr="00E121D3"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490" w:author="Alistair Milne" w:date="2023-12-14T12:15:00Z">
                  <w:rPr>
                    <w:sz w:val="13"/>
                    <w:szCs w:val="13"/>
                  </w:rPr>
                </w:rPrChange>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91" w:author="Xolani Sibande" w:date="2023-11-29T09:23:00Z">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2F57CD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92" w:author="Xolani Sibande" w:date="2023-11-29T09:23:00Z">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EC3A3F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Household unsecured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93" w:author="Xolani Sibande" w:date="2023-11-29T09:23:00Z">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277173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-0.000</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94" w:author="Xolani Sibande" w:date="2023-11-29T09:23:00Z">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DC2B84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0.129</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95"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2245C1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-0.473</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96"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7ED2E6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0.560</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97" w:author="Xolani Sibande" w:date="2023-11-29T09:23:00Z">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119F5A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201B13D2" w14:textId="77777777" w:rsidTr="00A12FCA">
        <w:trPr>
          <w:trHeight w:hRule="exact" w:val="340"/>
        </w:trPr>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498" w:author="Xolani Sibande" w:date="2023-11-29T09:23:00Z">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DBABFB1" w14:textId="77777777" w:rsidR="00370EF6" w:rsidRPr="00E121D3"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499" w:author="Alistair Milne" w:date="2023-12-14T12:15:00Z">
                  <w:rPr>
                    <w:sz w:val="13"/>
                    <w:szCs w:val="13"/>
                  </w:rPr>
                </w:rPrChange>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00" w:author="Xolani Sibande" w:date="2023-11-29T09:23:00Z">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058ADE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01" w:author="Xolani Sibande" w:date="2023-11-29T09:23:00Z">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515925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Household mortgage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02" w:author="Xolani Sibande" w:date="2023-11-29T09:23:00Z">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79C492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-0.002</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03" w:author="Xolani Sibande" w:date="2023-11-29T09:23:00Z">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1AF61C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0.177</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04"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0476FB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-0.961</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05"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F9526C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0.533</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06" w:author="Xolani Sibande" w:date="2023-11-29T09:23:00Z">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7FC963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147179A8" w14:textId="77777777" w:rsidTr="00A12FCA">
        <w:trPr>
          <w:trHeight w:hRule="exact" w:val="340"/>
        </w:trPr>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07" w:author="Xolani Sibande" w:date="2023-11-29T09:23:00Z">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9D42B57" w14:textId="77777777" w:rsidR="00370EF6" w:rsidRPr="00E121D3"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508" w:author="Alistair Milne" w:date="2023-12-14T12:15:00Z">
                  <w:rPr>
                    <w:sz w:val="13"/>
                    <w:szCs w:val="13"/>
                  </w:rPr>
                </w:rPrChange>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09" w:author="Xolani Sibande" w:date="2023-11-29T09:23:00Z">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B8F907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10" w:author="Xolani Sibande" w:date="2023-11-29T09:23:00Z">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DA5A8E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Non-financial corporations 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11" w:author="Xolani Sibande" w:date="2023-11-29T09:23:00Z">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74D7C0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0.010</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12" w:author="Xolani Sibande" w:date="2023-11-29T09:23:00Z">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29B4DB0"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0.128</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13"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B00478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-0.650</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14"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4C50A2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0.260</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15" w:author="Xolani Sibande" w:date="2023-11-29T09:23:00Z">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622E9D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0DD6FBF5" w14:textId="77777777" w:rsidTr="00A12FCA">
        <w:trPr>
          <w:trHeight w:hRule="exact" w:val="340"/>
        </w:trPr>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16" w:author="Xolani Sibande" w:date="2023-11-29T09:23:00Z">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054DD5F" w14:textId="77777777" w:rsidR="00370EF6" w:rsidRPr="00E121D3"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517" w:author="Alistair Milne" w:date="2023-12-14T12:15:00Z">
                  <w:rPr>
                    <w:sz w:val="13"/>
                    <w:szCs w:val="13"/>
                  </w:rPr>
                </w:rPrChange>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18" w:author="Xolani Sibande" w:date="2023-11-29T09:23:00Z">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2BD805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19" w:author="Xolani Sibande" w:date="2023-11-29T09:23:00Z">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AF0987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Non-financial corporations unsecured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20" w:author="Xolani Sibande" w:date="2023-11-29T09:23:00Z">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B15DC6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0.006</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21" w:author="Xolani Sibande" w:date="2023-11-29T09:23:00Z">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0B6419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0.117</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22"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AFE878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-0.449</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23"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1A2522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0.566</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24" w:author="Xolani Sibande" w:date="2023-11-29T09:23:00Z">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B36BBF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51B24FF8" w14:textId="77777777" w:rsidTr="00A12FCA">
        <w:trPr>
          <w:trHeight w:hRule="exact" w:val="340"/>
        </w:trPr>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25" w:author="Xolani Sibande" w:date="2023-11-29T09:23:00Z">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B8CAE8A" w14:textId="77777777" w:rsidR="00370EF6" w:rsidRPr="00E121D3"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526" w:author="Alistair Milne" w:date="2023-12-14T12:15:00Z">
                  <w:rPr>
                    <w:sz w:val="13"/>
                    <w:szCs w:val="13"/>
                  </w:rPr>
                </w:rPrChange>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27" w:author="Xolani Sibande" w:date="2023-11-29T09:23:00Z">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F10910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28" w:author="Xolani Sibande" w:date="2023-11-29T09:23:00Z">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99818B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Non-financial corporations mortgage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29" w:author="Xolani Sibande" w:date="2023-11-29T09:23:00Z">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AF95BF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0.004</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30" w:author="Xolani Sibande" w:date="2023-11-29T09:23:00Z">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B4A7FC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0.126</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31"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415D09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-0.417</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32"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3EFE0A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0.526</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33" w:author="Xolani Sibande" w:date="2023-11-29T09:23:00Z">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48A88E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7811D5DE" w14:textId="77777777" w:rsidTr="00A12FCA">
        <w:trPr>
          <w:trHeight w:hRule="exact" w:val="340"/>
        </w:trPr>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34" w:author="Xolani Sibande" w:date="2023-11-29T09:23:00Z">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0B2BF53" w14:textId="77777777" w:rsidR="00370EF6" w:rsidRPr="00E121D3"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535" w:author="Alistair Milne" w:date="2023-12-14T12:15:00Z">
                  <w:rPr>
                    <w:sz w:val="13"/>
                    <w:szCs w:val="13"/>
                  </w:rPr>
                </w:rPrChange>
              </w:rPr>
            </w:pPr>
            <m:oMathPara>
              <m:oMath>
                <m:r>
                  <w:rPr>
                    <w:rFonts w:ascii="Cambria Math" w:hAnsi="Cambria Math"/>
                    <w:sz w:val="16"/>
                    <w:szCs w:val="16"/>
                    <w:rPrChange w:id="536" w:author="Alistair Milne" w:date="2023-12-14T12:15:00Z">
                      <w:rPr>
                        <w:rFonts w:ascii="Cambria Math" w:hAnsi="Cambria Math"/>
                        <w:sz w:val="13"/>
                        <w:szCs w:val="13"/>
                      </w:rPr>
                    </w:rPrChange>
                  </w:rPr>
                  <m:t>ROA</m:t>
                </m:r>
              </m:oMath>
            </m:oMathPara>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37" w:author="Xolani Sibande" w:date="2023-11-29T09:23:00Z">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462B20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Return on assets during the month, that is, net income divided by total assets.</w:t>
            </w: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38" w:author="Xolani Sibande" w:date="2023-11-29T09:23:00Z">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953F54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 xml:space="preserve"> </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39" w:author="Xolani Sibande" w:date="2023-11-29T09:23:00Z">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4F59CF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0.012</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40" w:author="Xolani Sibande" w:date="2023-11-29T09:23:00Z">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D940A2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0.003</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41"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35619C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0.003</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42"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928270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0.020</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43" w:author="Xolani Sibande" w:date="2023-11-29T09:23:00Z">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46E572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783AE290" w14:textId="77777777" w:rsidTr="00A12FCA">
        <w:trPr>
          <w:trHeight w:hRule="exact" w:val="340"/>
        </w:trPr>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44" w:author="Xolani Sibande" w:date="2023-11-29T09:23:00Z">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F46A506" w14:textId="77777777" w:rsidR="00370EF6" w:rsidRPr="00E121D3"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545" w:author="Alistair Milne" w:date="2023-12-14T12:15:00Z">
                  <w:rPr>
                    <w:sz w:val="13"/>
                    <w:szCs w:val="13"/>
                  </w:rPr>
                </w:rPrChange>
              </w:rPr>
            </w:pPr>
            <m:oMathPara>
              <m:oMath>
                <m:r>
                  <w:rPr>
                    <w:rFonts w:ascii="Cambria Math" w:hAnsi="Cambria Math"/>
                    <w:sz w:val="16"/>
                    <w:szCs w:val="16"/>
                    <w:rPrChange w:id="546" w:author="Alistair Milne" w:date="2023-12-14T12:15:00Z">
                      <w:rPr>
                        <w:rFonts w:ascii="Cambria Math" w:hAnsi="Cambria Math"/>
                        <w:sz w:val="13"/>
                        <w:szCs w:val="13"/>
                      </w:rPr>
                    </w:rPrChange>
                  </w:rPr>
                  <m:t>ROE</m:t>
                </m:r>
              </m:oMath>
            </m:oMathPara>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47" w:author="Xolani Sibande" w:date="2023-11-29T09:23:00Z">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435CF4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Return on equity during the month, that is, net income divided by shareholder equity.</w:t>
            </w: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48" w:author="Xolani Sibande" w:date="2023-11-29T09:23:00Z">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F5E2A3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 xml:space="preserve"> </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49" w:author="Xolani Sibande" w:date="2023-11-29T09:23:00Z">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A8756A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0.169</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50" w:author="Xolani Sibande" w:date="2023-11-29T09:23:00Z">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5132A9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0.042</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51"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B56B7D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0.042</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52" w:author="Xolani Sibande" w:date="2023-11-29T09:23:00Z">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8D818D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0.263</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553" w:author="Xolani Sibande" w:date="2023-11-29T09:23:00Z">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53DA04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35D1AC01" w14:textId="77777777" w:rsidTr="00A12FCA">
        <w:trPr>
          <w:trHeight w:hRule="exact" w:val="340"/>
        </w:trPr>
        <w:tc>
          <w:tcPr>
            <w:tcW w:w="662"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554" w:author="Xolani Sibande" w:date="2023-11-29T09:23:00Z">
              <w:tcPr>
                <w:tcW w:w="662"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0612AA8C" w14:textId="77777777" w:rsidR="00370EF6" w:rsidRPr="00E121D3"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555" w:author="Alistair Milne" w:date="2023-12-14T12:15:00Z">
                  <w:rPr>
                    <w:sz w:val="13"/>
                    <w:szCs w:val="13"/>
                  </w:rPr>
                </w:rPrChange>
              </w:rPr>
            </w:pPr>
            <m:oMathPara>
              <m:oMath>
                <m:r>
                  <w:rPr>
                    <w:rFonts w:ascii="Cambria Math" w:hAnsi="Cambria Math"/>
                    <w:sz w:val="16"/>
                    <w:szCs w:val="16"/>
                    <w:rPrChange w:id="556" w:author="Alistair Milne" w:date="2023-12-14T12:15:00Z">
                      <w:rPr>
                        <w:rFonts w:ascii="Cambria Math" w:hAnsi="Cambria Math"/>
                        <w:sz w:val="13"/>
                        <w:szCs w:val="13"/>
                      </w:rPr>
                    </w:rPrChange>
                  </w:rPr>
                  <m:t>Liquidity</m:t>
                </m:r>
              </m:oMath>
            </m:oMathPara>
          </w:p>
        </w:tc>
        <w:tc>
          <w:tcPr>
            <w:tcW w:w="2182"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557" w:author="Xolani Sibande" w:date="2023-11-29T09:23:00Z">
              <w:tcPr>
                <w:tcW w:w="2182"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152576A2" w14:textId="4E4D9A7D"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Natu</w:t>
            </w:r>
            <w:r w:rsidR="007A06CC">
              <w:rPr>
                <w:rFonts w:eastAsia="Helvetica" w:hAnsi="Helvetica" w:cs="Helvetica"/>
                <w:color w:val="000000"/>
                <w:sz w:val="13"/>
                <w:szCs w:val="13"/>
              </w:rPr>
              <w:t>r</w:t>
            </w:r>
            <w:r w:rsidRPr="005A0D08">
              <w:rPr>
                <w:rFonts w:eastAsia="Helvetica" w:hAnsi="Helvetica" w:cs="Helvetica"/>
                <w:color w:val="000000"/>
                <w:sz w:val="13"/>
                <w:szCs w:val="13"/>
              </w:rPr>
              <w:t>al logarithm of the mont</w:t>
            </w:r>
            <w:r w:rsidR="007A06CC">
              <w:rPr>
                <w:rFonts w:eastAsia="Helvetica" w:hAnsi="Helvetica" w:cs="Helvetica"/>
                <w:color w:val="000000"/>
                <w:sz w:val="13"/>
                <w:szCs w:val="13"/>
              </w:rPr>
              <w:t>h</w:t>
            </w:r>
            <w:r w:rsidRPr="005A0D08">
              <w:rPr>
                <w:rFonts w:eastAsia="Helvetica" w:hAnsi="Helvetica" w:cs="Helvetica"/>
                <w:color w:val="000000"/>
                <w:sz w:val="13"/>
                <w:szCs w:val="13"/>
              </w:rPr>
              <w:t xml:space="preserve">ly level of </w:t>
            </w:r>
            <w:r w:rsidR="00AA195D" w:rsidRPr="005A0D08">
              <w:rPr>
                <w:rFonts w:eastAsia="Helvetica" w:hAnsi="Helvetica" w:cs="Helvetica"/>
                <w:color w:val="000000"/>
                <w:sz w:val="13"/>
                <w:szCs w:val="13"/>
              </w:rPr>
              <w:t>high-quality</w:t>
            </w:r>
            <w:r w:rsidRPr="005A0D08">
              <w:rPr>
                <w:rFonts w:eastAsia="Helvetica" w:hAnsi="Helvetica" w:cs="Helvetica"/>
                <w:color w:val="000000"/>
                <w:sz w:val="13"/>
                <w:szCs w:val="13"/>
              </w:rPr>
              <w:t xml:space="preserve"> liquid assets required to be held.</w:t>
            </w:r>
          </w:p>
        </w:tc>
        <w:tc>
          <w:tcPr>
            <w:tcW w:w="1000"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558" w:author="Xolani Sibande" w:date="2023-11-29T09:23:00Z">
              <w:tcPr>
                <w:tcW w:w="1000"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5944DA0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 xml:space="preserve"> </w:t>
            </w:r>
          </w:p>
        </w:tc>
        <w:tc>
          <w:tcPr>
            <w:tcW w:w="256"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559" w:author="Xolani Sibande" w:date="2023-11-29T09:23:00Z">
              <w:tcPr>
                <w:tcW w:w="256"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416DFD3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17.592</w:t>
            </w:r>
          </w:p>
        </w:tc>
        <w:tc>
          <w:tcPr>
            <w:tcW w:w="220"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560" w:author="Xolani Sibande" w:date="2023-11-29T09:23:00Z">
              <w:tcPr>
                <w:tcW w:w="220"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3397EE50"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0.212</w:t>
            </w:r>
          </w:p>
        </w:tc>
        <w:tc>
          <w:tcPr>
            <w:tcW w:w="246"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561" w:author="Xolani Sibande" w:date="2023-11-29T09:23:00Z">
              <w:tcPr>
                <w:tcW w:w="246"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669E49E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17.112</w:t>
            </w:r>
          </w:p>
        </w:tc>
        <w:tc>
          <w:tcPr>
            <w:tcW w:w="246"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562" w:author="Xolani Sibande" w:date="2023-11-29T09:23:00Z">
              <w:tcPr>
                <w:tcW w:w="246"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618610C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18.088</w:t>
            </w:r>
          </w:p>
        </w:tc>
        <w:tc>
          <w:tcPr>
            <w:tcW w:w="189"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563" w:author="Xolani Sibande" w:date="2023-11-29T09:23:00Z">
              <w:tcPr>
                <w:tcW w:w="189"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6F3DED9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bl>
    <w:p w14:paraId="03DD7706" w14:textId="77777777" w:rsidR="00643442" w:rsidRDefault="00643442" w:rsidP="00876958">
      <w:pPr>
        <w:pStyle w:val="Heading1"/>
      </w:pPr>
      <w:bookmarkStart w:id="564" w:name="results"/>
      <w:bookmarkEnd w:id="242"/>
    </w:p>
    <w:p w14:paraId="622BC1C6" w14:textId="77777777" w:rsidR="00643442" w:rsidRDefault="00643442" w:rsidP="00876958">
      <w:pPr>
        <w:pStyle w:val="Heading1"/>
        <w:sectPr w:rsidR="00643442" w:rsidSect="00153598">
          <w:footnotePr>
            <w:numFmt w:val="chicago"/>
            <w:numRestart w:val="eachSect"/>
          </w:footnotePr>
          <w:pgSz w:w="16840" w:h="11907" w:orient="landscape" w:code="9"/>
          <w:pgMar w:top="1418" w:right="1418" w:bottom="1418" w:left="1418" w:header="720" w:footer="720" w:gutter="0"/>
          <w:cols w:space="720"/>
          <w:docGrid w:linePitch="326"/>
        </w:sectPr>
      </w:pPr>
    </w:p>
    <w:p w14:paraId="47C06187" w14:textId="52578D88" w:rsidR="00370EF6" w:rsidRDefault="00D00CD1" w:rsidP="00876958">
      <w:pPr>
        <w:pStyle w:val="Heading1"/>
      </w:pPr>
      <w:r>
        <w:lastRenderedPageBreak/>
        <w:t>5</w:t>
      </w:r>
      <w:r>
        <w:tab/>
        <w:t>Results</w:t>
      </w:r>
    </w:p>
    <w:p w14:paraId="3A6A569A" w14:textId="030C76A3" w:rsidR="00370EF6" w:rsidRDefault="00D00CD1">
      <w:pPr>
        <w:pStyle w:val="Heading2"/>
      </w:pPr>
      <w:bookmarkStart w:id="565" w:name="main-results"/>
      <w:r>
        <w:t>5.1</w:t>
      </w:r>
      <w:r>
        <w:tab/>
      </w:r>
      <w:r w:rsidR="00ED1421">
        <w:t xml:space="preserve">Panel estimation </w:t>
      </w:r>
      <w:r>
        <w:t>results</w:t>
      </w:r>
    </w:p>
    <w:p w14:paraId="1C8934A1" w14:textId="79E3163B" w:rsidR="00370EF6" w:rsidRDefault="00D00CD1">
      <w:r>
        <w:t xml:space="preserve">Tables </w:t>
      </w:r>
      <w:ins w:id="566" w:author="Xolani Sibande" w:date="2023-11-29T08:51:00Z">
        <w:r w:rsidR="00531C13">
          <w:t>4</w:t>
        </w:r>
      </w:ins>
      <w:del w:id="567" w:author="Xolani Sibande" w:date="2023-11-29T08:51:00Z">
        <w:r w:rsidDel="00531C13">
          <w:delText>5.1</w:delText>
        </w:r>
      </w:del>
      <w:r>
        <w:t xml:space="preserve"> and </w:t>
      </w:r>
      <w:ins w:id="568" w:author="Xolani Sibande" w:date="2023-11-29T08:51:00Z">
        <w:r w:rsidR="00531C13">
          <w:t>5</w:t>
        </w:r>
      </w:ins>
      <w:del w:id="569" w:author="Xolani Sibande" w:date="2023-11-29T08:51:00Z">
        <w:r w:rsidDel="00531C13">
          <w:delText>5.2</w:delText>
        </w:r>
      </w:del>
      <w:r>
        <w:t xml:space="preserve"> report the main results</w:t>
      </w:r>
      <w:r w:rsidR="008165B5">
        <w:t xml:space="preserve"> from panel estimation</w:t>
      </w:r>
      <w:r>
        <w:t>, increasingly add</w:t>
      </w:r>
      <w:r w:rsidR="002D4E9D">
        <w:t>ing</w:t>
      </w:r>
      <w:r>
        <w:t xml:space="preserve"> variables between columns 1 to 5. In column 1, we take the baseline impact of Basel III changes in capital requirements on credit growth. In column 2, we add the capital buffers; we add our lending demand proxies in column 3. Lastly, in columns 4 and 5, we add the bank-specific controls whilst excluding the demand proxy in column 4. </w:t>
      </w:r>
      <w:r w:rsidR="00481C45">
        <w:t>W</w:t>
      </w:r>
      <w:r>
        <w:t>e estimate the regressions with month</w:t>
      </w:r>
      <w:r w:rsidR="00ED3798">
        <w:t>ly time dummies</w:t>
      </w:r>
      <w:r>
        <w:t xml:space="preserve"> and bank </w:t>
      </w:r>
      <w:r w:rsidR="00ED3798">
        <w:t>fixed</w:t>
      </w:r>
      <w:r w:rsidR="008165B5">
        <w:t>-</w:t>
      </w:r>
      <w:del w:id="570" w:author="Xolani Sibande" w:date="2023-11-29T08:27:00Z">
        <w:r w:rsidDel="005C695D">
          <w:delText xml:space="preserve">effects </w:delText>
        </w:r>
        <w:r w:rsidR="00ED3798" w:rsidDel="005C695D">
          <w:delText>,</w:delText>
        </w:r>
      </w:del>
      <w:ins w:id="571" w:author="Xolani Sibande" w:date="2023-11-29T08:27:00Z">
        <w:r w:rsidR="005C695D">
          <w:t>effects,</w:t>
        </w:r>
      </w:ins>
      <w:r w:rsidR="00ED3798">
        <w:t xml:space="preserve"> with standard errors clustered at bank level</w:t>
      </w:r>
      <w:r>
        <w:t xml:space="preserve">. </w:t>
      </w:r>
      <w:r w:rsidR="00B71E07">
        <w:t>W</w:t>
      </w:r>
      <w:r w:rsidR="00DD4949">
        <w:t>e</w:t>
      </w:r>
      <w:r w:rsidR="00B71E07">
        <w:t xml:space="preserve"> also </w:t>
      </w:r>
      <w:r w:rsidR="002A003D">
        <w:t>report R</w:t>
      </w:r>
      <w:r w:rsidR="00FC0196" w:rsidRPr="00405CFD">
        <w:rPr>
          <w:vertAlign w:val="superscript"/>
        </w:rPr>
        <w:t>2</w:t>
      </w:r>
      <w:r w:rsidR="00FC0196">
        <w:t xml:space="preserve"> </w:t>
      </w:r>
      <w:r w:rsidR="00DD4949">
        <w:t xml:space="preserve">and </w:t>
      </w:r>
      <w:r w:rsidR="00FC0196">
        <w:t>a p-value for</w:t>
      </w:r>
      <w:r>
        <w:t xml:space="preserve"> joint significance (test for equality).</w:t>
      </w:r>
    </w:p>
    <w:p w14:paraId="1CA3E21F" w14:textId="6244F797" w:rsidR="00050621" w:rsidRDefault="00D00CD1">
      <w:pPr>
        <w:pStyle w:val="BodyText"/>
      </w:pPr>
      <w:r>
        <w:t>The</w:t>
      </w:r>
      <w:r w:rsidR="00406140">
        <w:t xml:space="preserve"> results </w:t>
      </w:r>
      <w:r w:rsidR="00FE5046">
        <w:t xml:space="preserve">reveal </w:t>
      </w:r>
      <w:r w:rsidR="00E668E6">
        <w:t>only limited</w:t>
      </w:r>
      <w:r w:rsidR="00FE5046">
        <w:t xml:space="preserve"> evidence of any reduction in the supply of credit by the largest four South African banks as a result of higher capital requirements introduced with the implementation of Basel III</w:t>
      </w:r>
      <w:del w:id="572" w:author="Xolani Sibande" w:date="2023-11-29T08:27:00Z">
        <w:r w:rsidR="00FE5046" w:rsidDel="005C695D">
          <w:delText>,</w:delText>
        </w:r>
      </w:del>
      <w:r w:rsidR="00FE5046">
        <w:t>.</w:t>
      </w:r>
      <w:ins w:id="573" w:author="Xolani Sibande" w:date="2023-11-29T08:27:00Z">
        <w:r w:rsidR="005C695D">
          <w:t xml:space="preserve"> </w:t>
        </w:r>
      </w:ins>
      <w:r w:rsidR="00FE5046">
        <w:t>Estimates for</w:t>
      </w:r>
      <w:r>
        <w:t xml:space="preserve"> household</w:t>
      </w:r>
      <w:r w:rsidR="00FE5046">
        <w:t xml:space="preserve"> lending</w:t>
      </w:r>
      <w:r>
        <w:t xml:space="preserve"> </w:t>
      </w:r>
      <w:r w:rsidR="0055084B">
        <w:t xml:space="preserve">reveal no evidence of an impact of capital requirements on the volume of </w:t>
      </w:r>
      <w:del w:id="574" w:author="Xolani Sibande" w:date="2023-11-29T08:33:00Z">
        <w:r w:rsidR="0055084B" w:rsidDel="00876958">
          <w:delText>credit.</w:delText>
        </w:r>
        <w:r w:rsidR="006C2305" w:rsidDel="00876958">
          <w:delText>.</w:delText>
        </w:r>
      </w:del>
      <w:ins w:id="575" w:author="Xolani Sibande" w:date="2023-11-29T08:33:00Z">
        <w:r w:rsidR="00876958">
          <w:t>credit.</w:t>
        </w:r>
      </w:ins>
      <w:r w:rsidR="006C2305">
        <w:t xml:space="preserve"> While we obtain </w:t>
      </w:r>
      <w:r w:rsidR="00653FCC">
        <w:t xml:space="preserve">significant coefficients for household </w:t>
      </w:r>
      <w:r w:rsidR="00406140">
        <w:t>mortgage credit indicat</w:t>
      </w:r>
      <w:r w:rsidR="00653FCC">
        <w:t>ing</w:t>
      </w:r>
      <w:r>
        <w:t xml:space="preserve"> a contemporaneous effect from changes in capital requirements, </w:t>
      </w:r>
      <w:r w:rsidR="00653FCC">
        <w:t xml:space="preserve">this estimate is </w:t>
      </w:r>
      <w:r w:rsidR="001F7252">
        <w:t xml:space="preserve">wrongly signed in relation to </w:t>
      </w:r>
      <w:r w:rsidR="00461329">
        <w:t>the</w:t>
      </w:r>
      <w:r w:rsidR="001F7252">
        <w:t xml:space="preserve"> prior</w:t>
      </w:r>
      <w:r w:rsidR="0055084B">
        <w:t xml:space="preserve"> that </w:t>
      </w:r>
      <w:r w:rsidR="00CC130A">
        <w:t xml:space="preserve">higher capital requirements will reduce credit supply. </w:t>
      </w:r>
      <w:r w:rsidR="00935283">
        <w:t xml:space="preserve">We obtain a significant </w:t>
      </w:r>
      <w:r w:rsidR="00F27029">
        <w:t xml:space="preserve">but economically small </w:t>
      </w:r>
      <w:r w:rsidR="00935283">
        <w:t xml:space="preserve">negative coefficients </w:t>
      </w:r>
      <w:r w:rsidR="00050621">
        <w:t>for the impact of higher minimum capital requirements on the growth of</w:t>
      </w:r>
      <w:r w:rsidR="00935283">
        <w:t xml:space="preserve"> secured credit </w:t>
      </w:r>
      <w:r w:rsidR="00050621">
        <w:t xml:space="preserve">to </w:t>
      </w:r>
      <w:r w:rsidR="00935283">
        <w:t>non-financial corp</w:t>
      </w:r>
      <w:r w:rsidR="00050621">
        <w:t>orations</w:t>
      </w:r>
      <w:r w:rsidR="00461329">
        <w:t>, when controlling for demand using bank loan mar</w:t>
      </w:r>
      <w:r w:rsidR="00FC2C5E">
        <w:t>gins</w:t>
      </w:r>
      <w:r w:rsidR="00D1215F">
        <w:t xml:space="preserve">. A 1% </w:t>
      </w:r>
      <w:r w:rsidR="00BE5892">
        <w:t xml:space="preserve">increase in capital requirement results in a contemporaneous reduction </w:t>
      </w:r>
      <w:del w:id="576" w:author="Xolani Sibande" w:date="2023-11-29T08:34:00Z">
        <w:r w:rsidR="00BE5892" w:rsidDel="00876958">
          <w:delText xml:space="preserve">in  </w:delText>
        </w:r>
      </w:del>
      <w:r w:rsidR="00BE5892">
        <w:t xml:space="preserve">in the same month of </w:t>
      </w:r>
      <w:del w:id="577" w:author="Xolani Sibande" w:date="2023-11-29T08:34:00Z">
        <w:r w:rsidR="00050621" w:rsidDel="00876958">
          <w:delText xml:space="preserve"> </w:delText>
        </w:r>
      </w:del>
      <w:r w:rsidR="00F86406">
        <w:t>bank lending of between 0.63</w:t>
      </w:r>
      <w:r w:rsidR="003A1212">
        <w:t xml:space="preserve">% (with no bank controls) </w:t>
      </w:r>
      <w:r w:rsidR="00F86406">
        <w:t>and 0.89</w:t>
      </w:r>
      <w:r w:rsidR="003A1212">
        <w:t>%</w:t>
      </w:r>
      <w:r w:rsidR="00293FE0">
        <w:t xml:space="preserve"> (with bank leve</w:t>
      </w:r>
      <w:r w:rsidR="007B1521">
        <w:t>l</w:t>
      </w:r>
      <w:r w:rsidR="00293FE0">
        <w:t xml:space="preserve"> controls).</w:t>
      </w:r>
      <w:r w:rsidR="0072238E">
        <w:t xml:space="preserve"> There is also some evidence, of borderline </w:t>
      </w:r>
      <w:del w:id="578" w:author="Xolani Sibande" w:date="2023-11-29T08:27:00Z">
        <w:r w:rsidR="0072238E" w:rsidDel="005C695D">
          <w:delText>staitsitical</w:delText>
        </w:r>
      </w:del>
      <w:ins w:id="579" w:author="Xolani Sibande" w:date="2023-11-29T08:27:00Z">
        <w:r w:rsidR="005C695D">
          <w:t>statistical</w:t>
        </w:r>
      </w:ins>
      <w:r w:rsidR="0072238E">
        <w:t xml:space="preserve"> significance, of a </w:t>
      </w:r>
      <w:del w:id="580" w:author="Xolani Sibande" w:date="2023-11-29T08:27:00Z">
        <w:r w:rsidR="0072238E" w:rsidDel="005C695D">
          <w:delText>reuction</w:delText>
        </w:r>
      </w:del>
      <w:ins w:id="581" w:author="Xolani Sibande" w:date="2023-11-29T08:27:00Z">
        <w:r w:rsidR="005C695D">
          <w:t>reduction</w:t>
        </w:r>
      </w:ins>
      <w:r w:rsidR="0072238E">
        <w:t xml:space="preserve"> </w:t>
      </w:r>
      <w:r w:rsidR="0029730F">
        <w:t xml:space="preserve">of about the same magnitude in corporate </w:t>
      </w:r>
      <w:del w:id="582" w:author="Xolani Sibande" w:date="2023-11-29T08:27:00Z">
        <w:r w:rsidR="0029730F" w:rsidDel="005C695D">
          <w:delText>mortange</w:delText>
        </w:r>
      </w:del>
      <w:ins w:id="583" w:author="Xolani Sibande" w:date="2023-11-29T08:27:00Z">
        <w:r w:rsidR="005C695D">
          <w:t>mortgage</w:t>
        </w:r>
      </w:ins>
      <w:r w:rsidR="0029730F">
        <w:t xml:space="preserve"> lending</w:t>
      </w:r>
      <w:r w:rsidR="00E668E6">
        <w:t xml:space="preserve">. These impacts are </w:t>
      </w:r>
      <w:del w:id="584" w:author="Xolani Sibande" w:date="2023-11-29T08:28:00Z">
        <w:r w:rsidR="00E668E6" w:rsidDel="005C695D">
          <w:delText>small ,</w:delText>
        </w:r>
      </w:del>
      <w:ins w:id="585" w:author="Xolani Sibande" w:date="2023-11-29T08:28:00Z">
        <w:r w:rsidR="005C695D">
          <w:t>small,</w:t>
        </w:r>
      </w:ins>
      <w:r w:rsidR="00E668E6">
        <w:t xml:space="preserve"> more in line with those reported by </w:t>
      </w:r>
      <w:r w:rsidR="009F7464">
        <w:t xml:space="preserve">De Jonghe </w:t>
      </w:r>
      <w:r w:rsidR="001E011E">
        <w:t>et al. (2020) for Belgium than in other studies.</w:t>
      </w:r>
    </w:p>
    <w:p w14:paraId="6F4721C9" w14:textId="63CFB4FE" w:rsidR="00370EF6" w:rsidRDefault="00370EF6">
      <w:pPr>
        <w:pStyle w:val="BodyText"/>
      </w:pPr>
    </w:p>
    <w:p w14:paraId="16E81675" w14:textId="47120975" w:rsidR="00370EF6" w:rsidRDefault="00370EF6">
      <w:pPr>
        <w:pStyle w:val="BodyText"/>
      </w:pPr>
    </w:p>
    <w:p w14:paraId="59482787" w14:textId="77777777" w:rsidR="00AE6F56" w:rsidRDefault="00AE6F56">
      <w:pPr>
        <w:pStyle w:val="TableCaption"/>
        <w:sectPr w:rsidR="00AE6F56" w:rsidSect="00153598">
          <w:footnotePr>
            <w:numFmt w:val="chicago"/>
            <w:numRestart w:val="eachSect"/>
          </w:footnotePr>
          <w:pgSz w:w="11907" w:h="16840" w:code="9"/>
          <w:pgMar w:top="1418" w:right="1418" w:bottom="1418" w:left="1418" w:header="720" w:footer="720" w:gutter="0"/>
          <w:cols w:space="720"/>
          <w:docGrid w:linePitch="326"/>
        </w:sectPr>
      </w:pPr>
    </w:p>
    <w:p w14:paraId="60B2327C" w14:textId="0F7E4FDC" w:rsidR="00370EF6" w:rsidRPr="006906D2" w:rsidRDefault="00D00CD1">
      <w:pPr>
        <w:pStyle w:val="TableCaption"/>
        <w:rPr>
          <w:b/>
          <w:bCs/>
          <w:sz w:val="20"/>
          <w:rPrChange w:id="586" w:author="Xolani Sibande" w:date="2023-11-29T09:15:00Z">
            <w:rPr/>
          </w:rPrChange>
        </w:rPr>
      </w:pPr>
      <w:r w:rsidRPr="006906D2">
        <w:rPr>
          <w:b/>
          <w:bCs/>
          <w:sz w:val="20"/>
          <w:rPrChange w:id="587" w:author="Xolani Sibande" w:date="2023-11-29T09:15:00Z">
            <w:rPr/>
          </w:rPrChange>
        </w:rPr>
        <w:lastRenderedPageBreak/>
        <w:t xml:space="preserve">Table </w:t>
      </w:r>
      <w:ins w:id="588" w:author="Xolani Sibande" w:date="2023-11-29T08:51:00Z">
        <w:r w:rsidR="00531C13" w:rsidRPr="006906D2">
          <w:rPr>
            <w:b/>
            <w:bCs/>
            <w:sz w:val="20"/>
            <w:rPrChange w:id="589" w:author="Xolani Sibande" w:date="2023-11-29T09:15:00Z">
              <w:rPr/>
            </w:rPrChange>
          </w:rPr>
          <w:t>4</w:t>
        </w:r>
      </w:ins>
      <w:del w:id="590" w:author="Xolani Sibande" w:date="2023-11-29T08:51:00Z">
        <w:r w:rsidRPr="006906D2" w:rsidDel="00531C13">
          <w:rPr>
            <w:b/>
            <w:bCs/>
            <w:sz w:val="20"/>
            <w:rPrChange w:id="591" w:author="Xolani Sibande" w:date="2023-11-29T09:15:00Z">
              <w:rPr/>
            </w:rPrChange>
          </w:rPr>
          <w:delText>5.1</w:delText>
        </w:r>
      </w:del>
      <w:r w:rsidRPr="006906D2">
        <w:rPr>
          <w:b/>
          <w:bCs/>
          <w:sz w:val="20"/>
          <w:rPrChange w:id="592" w:author="Xolani Sibande" w:date="2023-11-29T09:15:00Z">
            <w:rPr/>
          </w:rPrChange>
        </w:rPr>
        <w:t>: Household results</w:t>
      </w:r>
    </w:p>
    <w:tbl>
      <w:tblPr>
        <w:tblW w:w="5000" w:type="pct"/>
        <w:tblLook w:val="0420" w:firstRow="1" w:lastRow="0" w:firstColumn="0" w:lastColumn="0" w:noHBand="0" w:noVBand="1"/>
        <w:tblPrChange w:id="593" w:author="Xolani Sibande" w:date="2023-11-29T09:23:00Z">
          <w:tblPr>
            <w:tblW w:w="5000" w:type="pct"/>
            <w:tblLook w:val="0420" w:firstRow="1" w:lastRow="0" w:firstColumn="0" w:lastColumn="0" w:noHBand="0" w:noVBand="1"/>
          </w:tblPr>
        </w:tblPrChange>
      </w:tblPr>
      <w:tblGrid>
        <w:gridCol w:w="1732"/>
        <w:gridCol w:w="1467"/>
        <w:gridCol w:w="1468"/>
        <w:gridCol w:w="1468"/>
        <w:gridCol w:w="1468"/>
        <w:gridCol w:w="1468"/>
        <w:tblGridChange w:id="594">
          <w:tblGrid>
            <w:gridCol w:w="1732"/>
            <w:gridCol w:w="1467"/>
            <w:gridCol w:w="1468"/>
            <w:gridCol w:w="1468"/>
            <w:gridCol w:w="1468"/>
            <w:gridCol w:w="1468"/>
          </w:tblGrid>
        </w:tblGridChange>
      </w:tblGrid>
      <w:tr w:rsidR="00370EF6" w:rsidRPr="005C695D" w14:paraId="26D9976E" w14:textId="77777777" w:rsidTr="00A12FCA">
        <w:trPr>
          <w:trHeight w:hRule="exact" w:val="340"/>
          <w:tblHeader/>
          <w:trPrChange w:id="595" w:author="Xolani Sibande" w:date="2023-11-29T09:23:00Z">
            <w:trPr>
              <w:trHeight w:val="20"/>
              <w:tblHeader/>
            </w:trPr>
          </w:trPrChange>
        </w:trPr>
        <w:tc>
          <w:tcPr>
            <w:tcW w:w="95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596" w:author="Xolani Sibande" w:date="2023-11-29T09:23:00Z">
              <w:tcPr>
                <w:tcW w:w="95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F47B0CA"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597" w:author="Xolani Sibande" w:date="2023-11-29T08:28:00Z">
                  <w:rPr>
                    <w:sz w:val="18"/>
                    <w:szCs w:val="18"/>
                  </w:rPr>
                </w:rPrChange>
              </w:rPr>
            </w:pPr>
            <m:oMathPara>
              <m:oMath>
                <m:r>
                  <w:rPr>
                    <w:rFonts w:ascii="Cambria Math" w:hAnsi="Cambria Math"/>
                    <w:sz w:val="16"/>
                    <w:szCs w:val="16"/>
                    <w:rPrChange w:id="598" w:author="Xolani Sibande" w:date="2023-11-29T08:28:00Z">
                      <w:rPr>
                        <w:rFonts w:ascii="Cambria Math" w:hAnsi="Cambria Math"/>
                        <w:sz w:val="18"/>
                        <w:szCs w:val="18"/>
                      </w:rPr>
                    </w:rPrChange>
                  </w:rPr>
                  <m:t>Dep</m:t>
                </m:r>
                <m:r>
                  <m:rPr>
                    <m:sty m:val="p"/>
                  </m:rPr>
                  <w:rPr>
                    <w:rFonts w:ascii="Cambria Math" w:hAnsi="Cambria Math"/>
                    <w:sz w:val="16"/>
                    <w:szCs w:val="16"/>
                    <w:rPrChange w:id="599" w:author="Xolani Sibande" w:date="2023-11-29T08:28:00Z">
                      <w:rPr>
                        <w:rFonts w:ascii="Cambria Math" w:hAnsi="Cambria Math"/>
                        <w:sz w:val="18"/>
                        <w:szCs w:val="18"/>
                      </w:rPr>
                    </w:rPrChange>
                  </w:rPr>
                  <m:t>.</m:t>
                </m:r>
                <m:r>
                  <w:rPr>
                    <w:rFonts w:ascii="Cambria Math" w:hAnsi="Cambria Math"/>
                    <w:sz w:val="16"/>
                    <w:szCs w:val="16"/>
                    <w:rPrChange w:id="600" w:author="Xolani Sibande" w:date="2023-11-29T08:28:00Z">
                      <w:rPr>
                        <w:rFonts w:ascii="Cambria Math" w:hAnsi="Cambria Math"/>
                        <w:sz w:val="18"/>
                        <w:szCs w:val="18"/>
                      </w:rPr>
                    </w:rPrChange>
                  </w:rPr>
                  <m:t>Var:</m:t>
                </m:r>
                <m:r>
                  <m:rPr>
                    <m:sty m:val="p"/>
                  </m:rPr>
                  <w:rPr>
                    <w:rFonts w:ascii="Cambria Math" w:hAnsi="Cambria Math"/>
                    <w:sz w:val="16"/>
                    <w:szCs w:val="16"/>
                    <w:rPrChange w:id="601" w:author="Xolani Sibande" w:date="2023-11-29T08:28:00Z">
                      <w:rPr>
                        <w:rFonts w:ascii="Cambria Math" w:hAnsi="Cambria Math"/>
                        <w:sz w:val="18"/>
                        <w:szCs w:val="18"/>
                      </w:rPr>
                    </w:rPrChange>
                  </w:rPr>
                  <m:t>Δ</m:t>
                </m:r>
                <m:r>
                  <w:rPr>
                    <w:rFonts w:ascii="Cambria Math" w:hAnsi="Cambria Math"/>
                    <w:sz w:val="16"/>
                    <w:szCs w:val="16"/>
                    <w:rPrChange w:id="602" w:author="Xolani Sibande" w:date="2023-11-29T08:28:00Z">
                      <w:rPr>
                        <w:rFonts w:ascii="Cambria Math" w:hAnsi="Cambria Math"/>
                        <w:sz w:val="18"/>
                        <w:szCs w:val="18"/>
                      </w:rPr>
                    </w:rPrChange>
                  </w:rPr>
                  <m:t>LOA</m:t>
                </m:r>
                <m:sSub>
                  <m:sSubPr>
                    <m:ctrlPr>
                      <w:rPr>
                        <w:rFonts w:ascii="Cambria Math" w:hAnsi="Cambria Math"/>
                        <w:sz w:val="16"/>
                        <w:szCs w:val="16"/>
                      </w:rPr>
                    </m:ctrlPr>
                  </m:sSubPr>
                  <m:e>
                    <m:r>
                      <w:rPr>
                        <w:rFonts w:ascii="Cambria Math" w:hAnsi="Cambria Math"/>
                        <w:sz w:val="16"/>
                        <w:szCs w:val="16"/>
                        <w:rPrChange w:id="603" w:author="Xolani Sibande" w:date="2023-11-29T08:28:00Z">
                          <w:rPr>
                            <w:rFonts w:ascii="Cambria Math" w:hAnsi="Cambria Math"/>
                            <w:sz w:val="18"/>
                            <w:szCs w:val="18"/>
                          </w:rPr>
                        </w:rPrChange>
                      </w:rPr>
                      <m:t>N</m:t>
                    </m:r>
                  </m:e>
                  <m:sub>
                    <m:r>
                      <w:rPr>
                        <w:rFonts w:ascii="Cambria Math" w:hAnsi="Cambria Math"/>
                        <w:sz w:val="16"/>
                        <w:szCs w:val="16"/>
                        <w:rPrChange w:id="604" w:author="Xolani Sibande" w:date="2023-11-29T08:28:00Z">
                          <w:rPr>
                            <w:rFonts w:ascii="Cambria Math" w:hAnsi="Cambria Math"/>
                            <w:sz w:val="18"/>
                            <w:szCs w:val="18"/>
                          </w:rPr>
                        </w:rPrChange>
                      </w:rPr>
                      <m:t>t,t-1</m:t>
                    </m:r>
                  </m:sub>
                </m:sSub>
              </m:oMath>
            </m:oMathPara>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605" w:author="Xolani Sibande" w:date="2023-11-29T09:23:00Z">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6C5604E1"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06" w:author="Xolani Sibande" w:date="2023-11-29T08:28:00Z">
                  <w:rPr>
                    <w:sz w:val="18"/>
                    <w:szCs w:val="18"/>
                  </w:rPr>
                </w:rPrChange>
              </w:rPr>
            </w:pPr>
            <w:r w:rsidRPr="005C695D">
              <w:rPr>
                <w:rFonts w:eastAsia="Helvetica" w:hAnsi="Helvetica" w:cs="Helvetica"/>
                <w:color w:val="000000"/>
                <w:sz w:val="16"/>
                <w:szCs w:val="16"/>
                <w:rPrChange w:id="607" w:author="Xolani Sibande" w:date="2023-11-29T08:28:00Z">
                  <w:rPr>
                    <w:rFonts w:eastAsia="Helvetica" w:hAnsi="Helvetica" w:cs="Helvetica"/>
                    <w:color w:val="000000"/>
                    <w:sz w:val="18"/>
                    <w:szCs w:val="18"/>
                  </w:rPr>
                </w:rPrChange>
              </w:rPr>
              <w:t>(1)</w:t>
            </w: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608" w:author="Xolani Sibande" w:date="2023-11-29T09:23:00Z">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B06213A"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09" w:author="Xolani Sibande" w:date="2023-11-29T08:28:00Z">
                  <w:rPr>
                    <w:sz w:val="18"/>
                    <w:szCs w:val="18"/>
                  </w:rPr>
                </w:rPrChange>
              </w:rPr>
            </w:pPr>
            <w:r w:rsidRPr="005C695D">
              <w:rPr>
                <w:rFonts w:eastAsia="Helvetica" w:hAnsi="Helvetica" w:cs="Helvetica"/>
                <w:color w:val="000000"/>
                <w:sz w:val="16"/>
                <w:szCs w:val="16"/>
                <w:rPrChange w:id="610" w:author="Xolani Sibande" w:date="2023-11-29T08:28:00Z">
                  <w:rPr>
                    <w:rFonts w:eastAsia="Helvetica" w:hAnsi="Helvetica" w:cs="Helvetica"/>
                    <w:color w:val="000000"/>
                    <w:sz w:val="18"/>
                    <w:szCs w:val="18"/>
                  </w:rPr>
                </w:rPrChange>
              </w:rPr>
              <w:t>(2)</w:t>
            </w: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611" w:author="Xolani Sibande" w:date="2023-11-29T09:23:00Z">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53580B7"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12" w:author="Xolani Sibande" w:date="2023-11-29T08:28:00Z">
                  <w:rPr>
                    <w:sz w:val="18"/>
                    <w:szCs w:val="18"/>
                  </w:rPr>
                </w:rPrChange>
              </w:rPr>
            </w:pPr>
            <w:r w:rsidRPr="005C695D">
              <w:rPr>
                <w:rFonts w:eastAsia="Helvetica" w:hAnsi="Helvetica" w:cs="Helvetica"/>
                <w:color w:val="000000"/>
                <w:sz w:val="16"/>
                <w:szCs w:val="16"/>
                <w:rPrChange w:id="613" w:author="Xolani Sibande" w:date="2023-11-29T08:28:00Z">
                  <w:rPr>
                    <w:rFonts w:eastAsia="Helvetica" w:hAnsi="Helvetica" w:cs="Helvetica"/>
                    <w:color w:val="000000"/>
                    <w:sz w:val="18"/>
                    <w:szCs w:val="18"/>
                  </w:rPr>
                </w:rPrChange>
              </w:rPr>
              <w:t>(3)</w:t>
            </w: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614" w:author="Xolani Sibande" w:date="2023-11-29T09:23:00Z">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097D3BC"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15" w:author="Xolani Sibande" w:date="2023-11-29T08:28:00Z">
                  <w:rPr>
                    <w:sz w:val="18"/>
                    <w:szCs w:val="18"/>
                  </w:rPr>
                </w:rPrChange>
              </w:rPr>
            </w:pPr>
            <w:r w:rsidRPr="005C695D">
              <w:rPr>
                <w:rFonts w:eastAsia="Helvetica" w:hAnsi="Helvetica" w:cs="Helvetica"/>
                <w:color w:val="000000"/>
                <w:sz w:val="16"/>
                <w:szCs w:val="16"/>
                <w:rPrChange w:id="616" w:author="Xolani Sibande" w:date="2023-11-29T08:28:00Z">
                  <w:rPr>
                    <w:rFonts w:eastAsia="Helvetica" w:hAnsi="Helvetica" w:cs="Helvetica"/>
                    <w:color w:val="000000"/>
                    <w:sz w:val="18"/>
                    <w:szCs w:val="18"/>
                  </w:rPr>
                </w:rPrChange>
              </w:rPr>
              <w:t>(4)</w:t>
            </w: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617" w:author="Xolani Sibande" w:date="2023-11-29T09:23:00Z">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BA29275"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18" w:author="Xolani Sibande" w:date="2023-11-29T08:28:00Z">
                  <w:rPr>
                    <w:sz w:val="18"/>
                    <w:szCs w:val="18"/>
                  </w:rPr>
                </w:rPrChange>
              </w:rPr>
            </w:pPr>
            <w:r w:rsidRPr="005C695D">
              <w:rPr>
                <w:rFonts w:eastAsia="Helvetica" w:hAnsi="Helvetica" w:cs="Helvetica"/>
                <w:color w:val="000000"/>
                <w:sz w:val="16"/>
                <w:szCs w:val="16"/>
                <w:rPrChange w:id="619" w:author="Xolani Sibande" w:date="2023-11-29T08:28:00Z">
                  <w:rPr>
                    <w:rFonts w:eastAsia="Helvetica" w:hAnsi="Helvetica" w:cs="Helvetica"/>
                    <w:color w:val="000000"/>
                    <w:sz w:val="18"/>
                    <w:szCs w:val="18"/>
                  </w:rPr>
                </w:rPrChange>
              </w:rPr>
              <w:t>(5)</w:t>
            </w:r>
          </w:p>
        </w:tc>
      </w:tr>
      <w:tr w:rsidR="00370EF6" w:rsidRPr="005C695D" w14:paraId="74941FB7" w14:textId="77777777" w:rsidTr="00A12FCA">
        <w:trPr>
          <w:trHeight w:hRule="exact" w:val="340"/>
          <w:trPrChange w:id="620" w:author="Xolani Sibande" w:date="2023-11-29T09:23:00Z">
            <w:trPr>
              <w:trHeight w:val="20"/>
            </w:trPr>
          </w:trPrChange>
        </w:trPr>
        <w:tc>
          <w:tcPr>
            <w:tcW w:w="95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621" w:author="Xolani Sibande" w:date="2023-11-29T09:23:00Z">
              <w:tcPr>
                <w:tcW w:w="95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493136F"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622" w:author="Xolani Sibande" w:date="2023-11-29T08:28:00Z">
                  <w:rPr>
                    <w:sz w:val="18"/>
                    <w:szCs w:val="18"/>
                  </w:rPr>
                </w:rPrChange>
              </w:rPr>
            </w:pPr>
            <w:r w:rsidRPr="005C695D">
              <w:rPr>
                <w:rFonts w:eastAsia="Helvetica" w:hAnsi="Helvetica" w:cs="Helvetica"/>
                <w:b/>
                <w:color w:val="000000"/>
                <w:sz w:val="16"/>
                <w:szCs w:val="16"/>
                <w:rPrChange w:id="623" w:author="Xolani Sibande" w:date="2023-11-29T08:28:00Z">
                  <w:rPr>
                    <w:rFonts w:eastAsia="Helvetica" w:hAnsi="Helvetica" w:cs="Helvetica"/>
                    <w:b/>
                    <w:color w:val="000000"/>
                    <w:sz w:val="18"/>
                    <w:szCs w:val="18"/>
                  </w:rPr>
                </w:rPrChange>
              </w:rPr>
              <w:t>Household secured credit model</w:t>
            </w: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624" w:author="Xolani Sibande" w:date="2023-11-29T09:23:00Z">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95D2CD8"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25" w:author="Xolani Sibande" w:date="2023-11-29T08:28:00Z">
                  <w:rPr>
                    <w:sz w:val="18"/>
                    <w:szCs w:val="18"/>
                  </w:rPr>
                </w:rPrChange>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626" w:author="Xolani Sibande" w:date="2023-11-29T09:23:00Z">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68E11B1"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27" w:author="Xolani Sibande" w:date="2023-11-29T08:28:00Z">
                  <w:rPr>
                    <w:sz w:val="18"/>
                    <w:szCs w:val="18"/>
                  </w:rPr>
                </w:rPrChange>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628" w:author="Xolani Sibande" w:date="2023-11-29T09:23:00Z">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349881F"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29" w:author="Xolani Sibande" w:date="2023-11-29T08:28:00Z">
                  <w:rPr>
                    <w:sz w:val="18"/>
                    <w:szCs w:val="18"/>
                  </w:rPr>
                </w:rPrChange>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630" w:author="Xolani Sibande" w:date="2023-11-29T09:23:00Z">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6F7D86B"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31" w:author="Xolani Sibande" w:date="2023-11-29T08:28:00Z">
                  <w:rPr>
                    <w:sz w:val="18"/>
                    <w:szCs w:val="18"/>
                  </w:rPr>
                </w:rPrChange>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632" w:author="Xolani Sibande" w:date="2023-11-29T09:23:00Z">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D363B78"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33" w:author="Xolani Sibande" w:date="2023-11-29T08:28:00Z">
                  <w:rPr>
                    <w:sz w:val="18"/>
                    <w:szCs w:val="18"/>
                  </w:rPr>
                </w:rPrChange>
              </w:rPr>
            </w:pPr>
          </w:p>
        </w:tc>
      </w:tr>
      <w:tr w:rsidR="00FA3177" w:rsidRPr="005C695D" w14:paraId="07A9F682" w14:textId="77777777" w:rsidTr="00A12FCA">
        <w:trPr>
          <w:trHeight w:hRule="exact" w:val="340"/>
          <w:trPrChange w:id="634" w:author="Xolani Sibande" w:date="2023-11-29T09:23:00Z">
            <w:trPr>
              <w:trHeight w:val="20"/>
            </w:trPr>
          </w:trPrChange>
        </w:trPr>
        <w:tc>
          <w:tcPr>
            <w:tcW w:w="95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35" w:author="Xolani Sibande" w:date="2023-11-29T09:23:00Z">
              <w:tcPr>
                <w:tcW w:w="95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191A75D"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636" w:author="Xolani Sibande" w:date="2023-11-29T08:28:00Z">
                  <w:rPr>
                    <w:sz w:val="18"/>
                    <w:szCs w:val="18"/>
                  </w:rPr>
                </w:rPrChange>
              </w:rPr>
            </w:pPr>
            <m:oMathPara>
              <m:oMath>
                <m:r>
                  <m:rPr>
                    <m:sty m:val="p"/>
                  </m:rPr>
                  <w:rPr>
                    <w:rFonts w:ascii="Cambria Math" w:hAnsi="Cambria Math"/>
                    <w:sz w:val="16"/>
                    <w:szCs w:val="16"/>
                    <w:rPrChange w:id="637" w:author="Xolani Sibande" w:date="2023-11-29T08:28:00Z">
                      <w:rPr>
                        <w:rFonts w:ascii="Cambria Math" w:hAnsi="Cambria Math"/>
                        <w:sz w:val="18"/>
                        <w:szCs w:val="18"/>
                      </w:rPr>
                    </w:rPrChange>
                  </w:rPr>
                  <m:t>Δ</m:t>
                </m:r>
                <m:r>
                  <w:rPr>
                    <w:rFonts w:ascii="Cambria Math" w:hAnsi="Cambria Math"/>
                    <w:sz w:val="16"/>
                    <w:szCs w:val="16"/>
                    <w:rPrChange w:id="638" w:author="Xolani Sibande" w:date="2023-11-29T08:28: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639" w:author="Xolani Sibande" w:date="2023-11-29T08:28:00Z">
                          <w:rPr>
                            <w:rFonts w:ascii="Cambria Math" w:hAnsi="Cambria Math"/>
                            <w:sz w:val="18"/>
                            <w:szCs w:val="18"/>
                          </w:rPr>
                        </w:rPrChange>
                      </w:rPr>
                      <m:t>R</m:t>
                    </m:r>
                  </m:e>
                  <m:sub>
                    <m:r>
                      <w:rPr>
                        <w:rFonts w:ascii="Cambria Math" w:hAnsi="Cambria Math"/>
                        <w:sz w:val="16"/>
                        <w:szCs w:val="16"/>
                        <w:rPrChange w:id="640" w:author="Xolani Sibande" w:date="2023-11-29T08:28:00Z">
                          <w:rPr>
                            <w:rFonts w:ascii="Cambria Math" w:hAnsi="Cambria Math"/>
                            <w:sz w:val="18"/>
                            <w:szCs w:val="18"/>
                          </w:rPr>
                        </w:rPrChange>
                      </w:rPr>
                      <m:t>t,t-1</m:t>
                    </m:r>
                  </m:sub>
                </m:sSub>
              </m:oMath>
            </m:oMathPara>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41"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BCE8C99" w14:textId="1A01BB34"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42" w:author="Xolani Sibande" w:date="2023-11-29T08:28:00Z">
                  <w:rPr>
                    <w:sz w:val="18"/>
                    <w:szCs w:val="18"/>
                  </w:rPr>
                </w:rPrChange>
              </w:rPr>
            </w:pPr>
            <w:r w:rsidRPr="005C695D">
              <w:rPr>
                <w:rFonts w:eastAsia="Helvetica" w:hAnsi="Helvetica" w:cs="Helvetica"/>
                <w:color w:val="000000"/>
                <w:sz w:val="16"/>
                <w:szCs w:val="16"/>
              </w:rPr>
              <w:t>-0.1185</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43"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DF4C67D" w14:textId="4F776A5E"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44" w:author="Xolani Sibande" w:date="2023-11-29T08:28:00Z">
                  <w:rPr>
                    <w:sz w:val="18"/>
                    <w:szCs w:val="18"/>
                  </w:rPr>
                </w:rPrChange>
              </w:rPr>
            </w:pPr>
            <w:r w:rsidRPr="005C695D">
              <w:rPr>
                <w:rFonts w:eastAsia="Helvetica" w:hAnsi="Helvetica" w:cs="Helvetica"/>
                <w:color w:val="000000"/>
                <w:sz w:val="16"/>
                <w:szCs w:val="16"/>
              </w:rPr>
              <w:t>-0.1941</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45"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26F7B74" w14:textId="333885FF"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46" w:author="Xolani Sibande" w:date="2023-11-29T08:28:00Z">
                  <w:rPr>
                    <w:sz w:val="18"/>
                    <w:szCs w:val="18"/>
                  </w:rPr>
                </w:rPrChange>
              </w:rPr>
            </w:pPr>
            <w:r w:rsidRPr="005C695D">
              <w:rPr>
                <w:rFonts w:eastAsia="Helvetica" w:hAnsi="Helvetica" w:cs="Helvetica"/>
                <w:color w:val="000000"/>
                <w:sz w:val="16"/>
                <w:szCs w:val="16"/>
              </w:rPr>
              <w:t>-0.3583</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47"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9E00D5F" w14:textId="1A79460E"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48" w:author="Xolani Sibande" w:date="2023-11-29T08:28:00Z">
                  <w:rPr>
                    <w:sz w:val="18"/>
                    <w:szCs w:val="18"/>
                  </w:rPr>
                </w:rPrChange>
              </w:rPr>
            </w:pPr>
            <w:r w:rsidRPr="005C695D">
              <w:rPr>
                <w:rFonts w:eastAsia="Helvetica" w:hAnsi="Helvetica" w:cs="Helvetica"/>
                <w:color w:val="000000"/>
                <w:sz w:val="16"/>
                <w:szCs w:val="16"/>
              </w:rPr>
              <w:t>0.3135</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49"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36DD5A5" w14:textId="39814653"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50" w:author="Xolani Sibande" w:date="2023-11-29T08:28:00Z">
                  <w:rPr>
                    <w:sz w:val="18"/>
                    <w:szCs w:val="18"/>
                  </w:rPr>
                </w:rPrChange>
              </w:rPr>
            </w:pPr>
            <w:r w:rsidRPr="005C695D">
              <w:rPr>
                <w:rFonts w:eastAsia="Helvetica" w:hAnsi="Helvetica" w:cs="Helvetica"/>
                <w:color w:val="000000"/>
                <w:sz w:val="16"/>
                <w:szCs w:val="16"/>
              </w:rPr>
              <w:t>0.0831</w:t>
            </w:r>
          </w:p>
        </w:tc>
      </w:tr>
      <w:tr w:rsidR="00FA3177" w:rsidRPr="005C695D" w14:paraId="17D3830C" w14:textId="77777777" w:rsidTr="00A12FCA">
        <w:trPr>
          <w:trHeight w:hRule="exact" w:val="340"/>
          <w:trPrChange w:id="651"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52"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E628B5B"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653"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54"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588E964" w14:textId="2F73C3AE"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55" w:author="Xolani Sibande" w:date="2023-11-29T08:28:00Z">
                  <w:rPr>
                    <w:sz w:val="18"/>
                    <w:szCs w:val="18"/>
                  </w:rPr>
                </w:rPrChange>
              </w:rPr>
            </w:pPr>
            <w:r w:rsidRPr="005C695D">
              <w:rPr>
                <w:rFonts w:eastAsia="Helvetica" w:hAnsi="Helvetica" w:cs="Helvetica"/>
                <w:color w:val="000000"/>
                <w:sz w:val="16"/>
                <w:szCs w:val="16"/>
              </w:rPr>
              <w:t>(0.1152)</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56"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06E782C" w14:textId="0726C8C6"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57" w:author="Xolani Sibande" w:date="2023-11-29T08:28:00Z">
                  <w:rPr>
                    <w:sz w:val="18"/>
                    <w:szCs w:val="18"/>
                  </w:rPr>
                </w:rPrChange>
              </w:rPr>
            </w:pPr>
            <w:r w:rsidRPr="005C695D">
              <w:rPr>
                <w:rFonts w:eastAsia="Helvetica" w:hAnsi="Helvetica" w:cs="Helvetica"/>
                <w:color w:val="000000"/>
                <w:sz w:val="16"/>
                <w:szCs w:val="16"/>
              </w:rPr>
              <w:t>(0.2621)</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58"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904F778" w14:textId="75F1103E"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59" w:author="Xolani Sibande" w:date="2023-11-29T08:28:00Z">
                  <w:rPr>
                    <w:sz w:val="18"/>
                    <w:szCs w:val="18"/>
                  </w:rPr>
                </w:rPrChange>
              </w:rPr>
            </w:pPr>
            <w:r w:rsidRPr="005C695D">
              <w:rPr>
                <w:rFonts w:eastAsia="Helvetica" w:hAnsi="Helvetica" w:cs="Helvetica"/>
                <w:color w:val="000000"/>
                <w:sz w:val="16"/>
                <w:szCs w:val="16"/>
              </w:rPr>
              <w:t>(0.2719)</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60"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E967502" w14:textId="3C092331"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61" w:author="Xolani Sibande" w:date="2023-11-29T08:28:00Z">
                  <w:rPr>
                    <w:sz w:val="18"/>
                    <w:szCs w:val="18"/>
                  </w:rPr>
                </w:rPrChange>
              </w:rPr>
            </w:pPr>
            <w:r w:rsidRPr="005C695D">
              <w:rPr>
                <w:rFonts w:eastAsia="Helvetica" w:hAnsi="Helvetica" w:cs="Helvetica"/>
                <w:color w:val="000000"/>
                <w:sz w:val="16"/>
                <w:szCs w:val="16"/>
              </w:rPr>
              <w:t>(0.3298)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62"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D13B355" w14:textId="4597F4A1"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63" w:author="Xolani Sibande" w:date="2023-11-29T08:28:00Z">
                  <w:rPr>
                    <w:sz w:val="18"/>
                    <w:szCs w:val="18"/>
                  </w:rPr>
                </w:rPrChange>
              </w:rPr>
            </w:pPr>
            <w:r w:rsidRPr="005C695D">
              <w:rPr>
                <w:rFonts w:eastAsia="Helvetica" w:hAnsi="Helvetica" w:cs="Helvetica"/>
                <w:color w:val="000000"/>
                <w:sz w:val="16"/>
                <w:szCs w:val="16"/>
              </w:rPr>
              <w:t>(0.3021)</w:t>
            </w:r>
          </w:p>
        </w:tc>
      </w:tr>
      <w:tr w:rsidR="00FA3177" w:rsidRPr="005C695D" w14:paraId="0E2B6CE1" w14:textId="77777777" w:rsidTr="00A12FCA">
        <w:trPr>
          <w:trHeight w:hRule="exact" w:val="340"/>
          <w:trPrChange w:id="664"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65"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8571B8F"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666" w:author="Xolani Sibande" w:date="2023-11-29T08:28:00Z">
                  <w:rPr>
                    <w:sz w:val="18"/>
                    <w:szCs w:val="18"/>
                  </w:rPr>
                </w:rPrChange>
              </w:rPr>
            </w:pPr>
            <m:oMathPara>
              <m:oMath>
                <m:r>
                  <m:rPr>
                    <m:sty m:val="p"/>
                  </m:rPr>
                  <w:rPr>
                    <w:rFonts w:ascii="Cambria Math" w:hAnsi="Cambria Math"/>
                    <w:sz w:val="16"/>
                    <w:szCs w:val="16"/>
                    <w:rPrChange w:id="667" w:author="Xolani Sibande" w:date="2023-11-29T08:28:00Z">
                      <w:rPr>
                        <w:rFonts w:ascii="Cambria Math" w:hAnsi="Cambria Math"/>
                        <w:sz w:val="18"/>
                        <w:szCs w:val="18"/>
                      </w:rPr>
                    </w:rPrChange>
                  </w:rPr>
                  <m:t>Δ</m:t>
                </m:r>
                <m:r>
                  <w:rPr>
                    <w:rFonts w:ascii="Cambria Math" w:hAnsi="Cambria Math"/>
                    <w:sz w:val="16"/>
                    <w:szCs w:val="16"/>
                    <w:rPrChange w:id="668" w:author="Xolani Sibande" w:date="2023-11-29T08:28: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669" w:author="Xolani Sibande" w:date="2023-11-29T08:28:00Z">
                          <w:rPr>
                            <w:rFonts w:ascii="Cambria Math" w:hAnsi="Cambria Math"/>
                            <w:sz w:val="18"/>
                            <w:szCs w:val="18"/>
                          </w:rPr>
                        </w:rPrChange>
                      </w:rPr>
                      <m:t>S</m:t>
                    </m:r>
                  </m:e>
                  <m:sub>
                    <m:r>
                      <w:rPr>
                        <w:rFonts w:ascii="Cambria Math" w:hAnsi="Cambria Math"/>
                        <w:sz w:val="16"/>
                        <w:szCs w:val="16"/>
                        <w:rPrChange w:id="670" w:author="Xolani Sibande" w:date="2023-11-29T08:28:00Z">
                          <w:rPr>
                            <w:rFonts w:ascii="Cambria Math" w:hAnsi="Cambria Math"/>
                            <w:sz w:val="18"/>
                            <w:szCs w:val="18"/>
                          </w:rPr>
                        </w:rPrChange>
                      </w:rPr>
                      <m:t>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71"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0C8F945"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72"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73"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90F8803" w14:textId="7190988E"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74" w:author="Xolani Sibande" w:date="2023-11-29T08:28:00Z">
                  <w:rPr>
                    <w:sz w:val="18"/>
                    <w:szCs w:val="18"/>
                  </w:rPr>
                </w:rPrChange>
              </w:rPr>
            </w:pPr>
            <w:r w:rsidRPr="005C695D">
              <w:rPr>
                <w:rFonts w:eastAsia="Helvetica" w:hAnsi="Helvetica" w:cs="Helvetica"/>
                <w:color w:val="000000"/>
                <w:sz w:val="16"/>
                <w:szCs w:val="16"/>
              </w:rPr>
              <w:t>-0.0815</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75"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3E19A8E" w14:textId="53397825"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76" w:author="Xolani Sibande" w:date="2023-11-29T08:28:00Z">
                  <w:rPr>
                    <w:sz w:val="18"/>
                    <w:szCs w:val="18"/>
                  </w:rPr>
                </w:rPrChange>
              </w:rPr>
            </w:pPr>
            <w:r w:rsidRPr="005C695D">
              <w:rPr>
                <w:rFonts w:eastAsia="Helvetica" w:hAnsi="Helvetica" w:cs="Helvetica"/>
                <w:color w:val="000000"/>
                <w:sz w:val="16"/>
                <w:szCs w:val="16"/>
              </w:rPr>
              <w:t>-0.0355</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77"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0F30DA9" w14:textId="5EC30752"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78" w:author="Xolani Sibande" w:date="2023-11-29T08:28:00Z">
                  <w:rPr>
                    <w:sz w:val="18"/>
                    <w:szCs w:val="18"/>
                  </w:rPr>
                </w:rPrChange>
              </w:rPr>
            </w:pPr>
            <w:r w:rsidRPr="005C695D">
              <w:rPr>
                <w:rFonts w:eastAsia="Helvetica" w:hAnsi="Helvetica" w:cs="Helvetica"/>
                <w:color w:val="000000"/>
                <w:sz w:val="16"/>
                <w:szCs w:val="16"/>
              </w:rPr>
              <w:t>-0.0102</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79"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75FB83A" w14:textId="7AFCB37F"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80" w:author="Xolani Sibande" w:date="2023-11-29T08:28:00Z">
                  <w:rPr>
                    <w:sz w:val="18"/>
                    <w:szCs w:val="18"/>
                  </w:rPr>
                </w:rPrChange>
              </w:rPr>
            </w:pPr>
            <w:r w:rsidRPr="005C695D">
              <w:rPr>
                <w:rFonts w:eastAsia="Helvetica" w:hAnsi="Helvetica" w:cs="Helvetica"/>
                <w:color w:val="000000"/>
                <w:sz w:val="16"/>
                <w:szCs w:val="16"/>
              </w:rPr>
              <w:t>0.0281</w:t>
            </w:r>
          </w:p>
        </w:tc>
      </w:tr>
      <w:tr w:rsidR="00FA3177" w:rsidRPr="005C695D" w14:paraId="2BAA084B" w14:textId="77777777" w:rsidTr="00A12FCA">
        <w:trPr>
          <w:trHeight w:hRule="exact" w:val="340"/>
          <w:trPrChange w:id="681"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82"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2FCA51E"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683"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84"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1573E47"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85"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86"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AFCDD1F" w14:textId="4B7EFFC1"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87" w:author="Xolani Sibande" w:date="2023-11-29T08:28:00Z">
                  <w:rPr>
                    <w:sz w:val="18"/>
                    <w:szCs w:val="18"/>
                  </w:rPr>
                </w:rPrChange>
              </w:rPr>
            </w:pPr>
            <w:r w:rsidRPr="005C695D">
              <w:rPr>
                <w:rFonts w:eastAsia="Helvetica" w:hAnsi="Helvetica" w:cs="Helvetica"/>
                <w:color w:val="000000"/>
                <w:sz w:val="16"/>
                <w:szCs w:val="16"/>
              </w:rPr>
              <w:t>(0.1587)</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88"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1BBB1FF" w14:textId="62266940"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89" w:author="Xolani Sibande" w:date="2023-11-29T08:28:00Z">
                  <w:rPr>
                    <w:sz w:val="18"/>
                    <w:szCs w:val="18"/>
                  </w:rPr>
                </w:rPrChange>
              </w:rPr>
            </w:pPr>
            <w:r w:rsidRPr="005C695D">
              <w:rPr>
                <w:rFonts w:eastAsia="Helvetica" w:hAnsi="Helvetica" w:cs="Helvetica"/>
                <w:color w:val="000000"/>
                <w:sz w:val="16"/>
                <w:szCs w:val="16"/>
              </w:rPr>
              <w:t>(0.1773)</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90"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8A86544" w14:textId="76A0A9CB"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91" w:author="Xolani Sibande" w:date="2023-11-29T08:28:00Z">
                  <w:rPr>
                    <w:sz w:val="18"/>
                    <w:szCs w:val="18"/>
                  </w:rPr>
                </w:rPrChange>
              </w:rPr>
            </w:pPr>
            <w:r w:rsidRPr="005C695D">
              <w:rPr>
                <w:rFonts w:eastAsia="Helvetica" w:hAnsi="Helvetica" w:cs="Helvetica"/>
                <w:color w:val="000000"/>
                <w:sz w:val="16"/>
                <w:szCs w:val="16"/>
              </w:rPr>
              <w:t>(0.1248)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92"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F41D58B" w14:textId="0C9EC005"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693" w:author="Xolani Sibande" w:date="2023-11-29T08:28:00Z">
                  <w:rPr>
                    <w:sz w:val="18"/>
                    <w:szCs w:val="18"/>
                  </w:rPr>
                </w:rPrChange>
              </w:rPr>
            </w:pPr>
            <w:r w:rsidRPr="005C695D">
              <w:rPr>
                <w:rFonts w:eastAsia="Helvetica" w:hAnsi="Helvetica" w:cs="Helvetica"/>
                <w:color w:val="000000"/>
                <w:sz w:val="16"/>
                <w:szCs w:val="16"/>
              </w:rPr>
              <w:t>(0.1390)</w:t>
            </w:r>
          </w:p>
        </w:tc>
      </w:tr>
      <w:tr w:rsidR="00FA3177" w:rsidRPr="005C695D" w14:paraId="4E4FF2FC" w14:textId="77777777" w:rsidTr="00A12FCA">
        <w:trPr>
          <w:trHeight w:hRule="exact" w:val="340"/>
          <w:trPrChange w:id="694"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695"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50CF412" w14:textId="4EC56A81"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696" w:author="Xolani Sibande" w:date="2023-11-29T08:28:00Z">
                  <w:rPr>
                    <w:sz w:val="18"/>
                    <w:szCs w:val="18"/>
                  </w:rPr>
                </w:rPrChange>
              </w:rPr>
            </w:pPr>
            <m:oMathPara>
              <m:oMath>
                <m:r>
                  <m:rPr>
                    <m:sty m:val="p"/>
                  </m:rPr>
                  <w:rPr>
                    <w:rFonts w:ascii="Cambria Math" w:hAnsi="Cambria Math"/>
                    <w:sz w:val="16"/>
                    <w:szCs w:val="16"/>
                    <w:rPrChange w:id="697" w:author="Xolani Sibande" w:date="2023-11-29T08:28:00Z">
                      <w:rPr>
                        <w:rFonts w:ascii="Cambria Math" w:hAnsi="Cambria Math"/>
                        <w:sz w:val="18"/>
                        <w:szCs w:val="18"/>
                      </w:rPr>
                    </w:rPrChange>
                  </w:rPr>
                  <m:t>Δ</m:t>
                </m:r>
                <m:r>
                  <w:del w:id="698" w:author="Alistair Milne" w:date="2023-12-14T12:18:00Z">
                    <w:rPr>
                      <w:rFonts w:ascii="Cambria Math" w:hAnsi="Cambria Math"/>
                      <w:sz w:val="16"/>
                      <w:szCs w:val="16"/>
                      <w:rPrChange w:id="699" w:author="Xolani Sibande" w:date="2023-11-29T08:28:00Z">
                        <w:rPr>
                          <w:rFonts w:ascii="Cambria Math" w:hAnsi="Cambria Math"/>
                          <w:sz w:val="18"/>
                          <w:szCs w:val="18"/>
                        </w:rPr>
                      </w:rPrChange>
                    </w:rPr>
                    <m:t>Deman</m:t>
                  </w:del>
                </m:r>
                <m:sSub>
                  <m:sSubPr>
                    <m:ctrlPr>
                      <w:rPr>
                        <w:rFonts w:ascii="Cambria Math" w:hAnsi="Cambria Math"/>
                        <w:sz w:val="16"/>
                        <w:szCs w:val="16"/>
                      </w:rPr>
                    </m:ctrlPr>
                  </m:sSubPr>
                  <m:e>
                    <m:r>
                      <w:ins w:id="700" w:author="Alistair Milne" w:date="2023-12-14T12:16:00Z">
                        <w:rPr>
                          <w:rFonts w:ascii="Cambria Math" w:hAnsi="Cambria Math"/>
                          <w:sz w:val="16"/>
                          <w:szCs w:val="16"/>
                        </w:rPr>
                        <m:t>IntMargin</m:t>
                      </w:ins>
                    </m:r>
                    <m:r>
                      <w:del w:id="701" w:author="Alistair Milne" w:date="2023-12-14T12:16:00Z">
                        <w:rPr>
                          <w:rFonts w:ascii="Cambria Math" w:hAnsi="Cambria Math"/>
                          <w:sz w:val="16"/>
                          <w:szCs w:val="16"/>
                          <w:rPrChange w:id="702" w:author="Xolani Sibande" w:date="2023-11-29T08:28:00Z">
                            <w:rPr>
                              <w:rFonts w:ascii="Cambria Math" w:hAnsi="Cambria Math"/>
                              <w:sz w:val="18"/>
                              <w:szCs w:val="18"/>
                            </w:rPr>
                          </w:rPrChange>
                        </w:rPr>
                        <m:t>d</m:t>
                      </w:del>
                    </m:r>
                  </m:e>
                  <m:sub>
                    <m:r>
                      <w:rPr>
                        <w:rFonts w:ascii="Cambria Math" w:hAnsi="Cambria Math"/>
                        <w:sz w:val="16"/>
                        <w:szCs w:val="16"/>
                        <w:rPrChange w:id="703" w:author="Xolani Sibande" w:date="2023-11-29T08:28:00Z">
                          <w:rPr>
                            <w:rFonts w:ascii="Cambria Math" w:hAnsi="Cambria Math"/>
                            <w:sz w:val="18"/>
                            <w:szCs w:val="18"/>
                          </w:rPr>
                        </w:rPrChange>
                      </w:rPr>
                      <m:t>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04"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CFC33AD"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05"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06"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2574539"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07"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08"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9075939" w14:textId="41392941"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09" w:author="Xolani Sibande" w:date="2023-11-29T08:28:00Z">
                  <w:rPr>
                    <w:sz w:val="18"/>
                    <w:szCs w:val="18"/>
                  </w:rPr>
                </w:rPrChange>
              </w:rPr>
            </w:pPr>
            <w:r w:rsidRPr="005C695D">
              <w:rPr>
                <w:rFonts w:eastAsia="Helvetica" w:hAnsi="Helvetica" w:cs="Helvetica"/>
                <w:color w:val="000000"/>
                <w:sz w:val="16"/>
                <w:szCs w:val="16"/>
              </w:rPr>
              <w:t>0.0032</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10"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9F6BE6B"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11"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12"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9F3F020" w14:textId="48F0673F"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13" w:author="Xolani Sibande" w:date="2023-11-29T08:28:00Z">
                  <w:rPr>
                    <w:sz w:val="18"/>
                    <w:szCs w:val="18"/>
                  </w:rPr>
                </w:rPrChange>
              </w:rPr>
            </w:pPr>
            <w:r w:rsidRPr="005C695D">
              <w:rPr>
                <w:rFonts w:eastAsia="Helvetica" w:hAnsi="Helvetica" w:cs="Helvetica"/>
                <w:color w:val="000000"/>
                <w:sz w:val="16"/>
                <w:szCs w:val="16"/>
              </w:rPr>
              <w:t>0.0031</w:t>
            </w:r>
          </w:p>
        </w:tc>
      </w:tr>
      <w:tr w:rsidR="00FA3177" w:rsidRPr="005C695D" w14:paraId="40A0441C" w14:textId="77777777" w:rsidTr="00A12FCA">
        <w:trPr>
          <w:trHeight w:hRule="exact" w:val="340"/>
          <w:trPrChange w:id="714"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15"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C2994F2"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716"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17"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243FB3B"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18"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19"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509CEE3"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20"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21"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452CD1A" w14:textId="49B5C469"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22" w:author="Xolani Sibande" w:date="2023-11-29T08:28:00Z">
                  <w:rPr>
                    <w:sz w:val="18"/>
                    <w:szCs w:val="18"/>
                  </w:rPr>
                </w:rPrChange>
              </w:rPr>
            </w:pPr>
            <w:r w:rsidRPr="005C695D">
              <w:rPr>
                <w:rFonts w:eastAsia="Helvetica" w:hAnsi="Helvetica" w:cs="Helvetica"/>
                <w:color w:val="000000"/>
                <w:sz w:val="16"/>
                <w:szCs w:val="16"/>
              </w:rPr>
              <w:t>(0.0042)</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23"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7935B34"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24"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25"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1E9E00" w14:textId="5D3CD8E5"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26" w:author="Xolani Sibande" w:date="2023-11-29T08:28:00Z">
                  <w:rPr>
                    <w:sz w:val="18"/>
                    <w:szCs w:val="18"/>
                  </w:rPr>
                </w:rPrChange>
              </w:rPr>
            </w:pPr>
            <w:r w:rsidRPr="005C695D">
              <w:rPr>
                <w:rFonts w:eastAsia="Helvetica" w:hAnsi="Helvetica" w:cs="Helvetica"/>
                <w:color w:val="000000"/>
                <w:sz w:val="16"/>
                <w:szCs w:val="16"/>
              </w:rPr>
              <w:t>(0.0052)</w:t>
            </w:r>
          </w:p>
        </w:tc>
      </w:tr>
      <w:tr w:rsidR="00FA3177" w:rsidRPr="005C695D" w14:paraId="2BC643D0" w14:textId="77777777" w:rsidTr="00A12FCA">
        <w:trPr>
          <w:trHeight w:hRule="exact" w:val="340"/>
          <w:trPrChange w:id="727"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28"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F61C567"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729" w:author="Xolani Sibande" w:date="2023-11-29T08:28:00Z">
                  <w:rPr>
                    <w:sz w:val="18"/>
                    <w:szCs w:val="18"/>
                  </w:rPr>
                </w:rPrChange>
              </w:rPr>
            </w:pPr>
            <m:oMathPara>
              <m:oMath>
                <m:r>
                  <w:rPr>
                    <w:rFonts w:ascii="Cambria Math" w:hAnsi="Cambria Math"/>
                    <w:sz w:val="16"/>
                    <w:szCs w:val="16"/>
                    <w:rPrChange w:id="730" w:author="Xolani Sibande" w:date="2023-11-29T08:28: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731" w:author="Xolani Sibande" w:date="2023-11-29T08:28:00Z">
                          <w:rPr>
                            <w:rFonts w:ascii="Cambria Math" w:hAnsi="Cambria Math"/>
                            <w:sz w:val="18"/>
                            <w:szCs w:val="18"/>
                          </w:rPr>
                        </w:rPrChange>
                      </w:rPr>
                      <m:t>A</m:t>
                    </m:r>
                  </m:e>
                  <m:sub>
                    <m:r>
                      <w:rPr>
                        <w:rFonts w:ascii="Cambria Math" w:hAnsi="Cambria Math"/>
                        <w:sz w:val="16"/>
                        <w:szCs w:val="16"/>
                        <w:rPrChange w:id="732" w:author="Xolani Sibande" w:date="2023-11-29T08:28:00Z">
                          <w:rPr>
                            <w:rFonts w:ascii="Cambria Math" w:hAnsi="Cambria Math"/>
                            <w:sz w:val="18"/>
                            <w:szCs w:val="18"/>
                          </w:rPr>
                        </w:rPrChange>
                      </w:rPr>
                      <m: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33"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4DEFB73"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34"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35"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9614E5C"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36"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37"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507E242"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38"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39"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A7FD8B6" w14:textId="0259A07D"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40" w:author="Xolani Sibande" w:date="2023-11-29T08:28:00Z">
                  <w:rPr>
                    <w:sz w:val="18"/>
                    <w:szCs w:val="18"/>
                  </w:rPr>
                </w:rPrChange>
              </w:rPr>
            </w:pPr>
            <w:r w:rsidRPr="005C695D">
              <w:rPr>
                <w:rFonts w:eastAsia="Helvetica" w:hAnsi="Helvetica" w:cs="Helvetica"/>
                <w:color w:val="000000"/>
                <w:sz w:val="16"/>
                <w:szCs w:val="16"/>
              </w:rPr>
              <w:t>0.2672</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41"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5A9BD0C" w14:textId="436E7FFA"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42" w:author="Xolani Sibande" w:date="2023-11-29T08:28:00Z">
                  <w:rPr>
                    <w:sz w:val="18"/>
                    <w:szCs w:val="18"/>
                  </w:rPr>
                </w:rPrChange>
              </w:rPr>
            </w:pPr>
            <w:r w:rsidRPr="005C695D">
              <w:rPr>
                <w:rFonts w:eastAsia="Helvetica" w:hAnsi="Helvetica" w:cs="Helvetica"/>
                <w:color w:val="000000"/>
                <w:sz w:val="16"/>
                <w:szCs w:val="16"/>
              </w:rPr>
              <w:t>0.1810</w:t>
            </w:r>
          </w:p>
        </w:tc>
      </w:tr>
      <w:tr w:rsidR="00FA3177" w:rsidRPr="005C695D" w14:paraId="5D7A7484" w14:textId="77777777" w:rsidTr="00A12FCA">
        <w:trPr>
          <w:trHeight w:hRule="exact" w:val="340"/>
          <w:trPrChange w:id="743"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44"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0243CDB"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745"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46"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93F8389"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47"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48"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4A600DA"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49"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50"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F7B7C1D"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51"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52"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F556B55" w14:textId="013065E1"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53" w:author="Xolani Sibande" w:date="2023-11-29T08:28:00Z">
                  <w:rPr>
                    <w:sz w:val="18"/>
                    <w:szCs w:val="18"/>
                  </w:rPr>
                </w:rPrChange>
              </w:rPr>
            </w:pPr>
            <w:r w:rsidRPr="005C695D">
              <w:rPr>
                <w:rFonts w:eastAsia="Helvetica" w:hAnsi="Helvetica" w:cs="Helvetica"/>
                <w:color w:val="000000"/>
                <w:sz w:val="16"/>
                <w:szCs w:val="16"/>
              </w:rPr>
              <w:t>(1.3378)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54"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B036D07" w14:textId="38C11ADE"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55" w:author="Xolani Sibande" w:date="2023-11-29T08:28:00Z">
                  <w:rPr>
                    <w:sz w:val="18"/>
                    <w:szCs w:val="18"/>
                  </w:rPr>
                </w:rPrChange>
              </w:rPr>
            </w:pPr>
            <w:r w:rsidRPr="005C695D">
              <w:rPr>
                <w:rFonts w:eastAsia="Helvetica" w:hAnsi="Helvetica" w:cs="Helvetica"/>
                <w:color w:val="000000"/>
                <w:sz w:val="16"/>
                <w:szCs w:val="16"/>
              </w:rPr>
              <w:t>(1.3242)</w:t>
            </w:r>
          </w:p>
        </w:tc>
      </w:tr>
      <w:tr w:rsidR="00FA3177" w:rsidRPr="005C695D" w14:paraId="316AEC99" w14:textId="77777777" w:rsidTr="00A12FCA">
        <w:trPr>
          <w:trHeight w:hRule="exact" w:val="340"/>
          <w:trPrChange w:id="756"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57"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DD4D707"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758" w:author="Xolani Sibande" w:date="2023-11-29T08:28:00Z">
                  <w:rPr>
                    <w:sz w:val="18"/>
                    <w:szCs w:val="18"/>
                  </w:rPr>
                </w:rPrChange>
              </w:rPr>
            </w:pPr>
            <m:oMathPara>
              <m:oMath>
                <m:r>
                  <w:rPr>
                    <w:rFonts w:ascii="Cambria Math" w:hAnsi="Cambria Math"/>
                    <w:sz w:val="16"/>
                    <w:szCs w:val="16"/>
                    <w:rPrChange w:id="759" w:author="Xolani Sibande" w:date="2023-11-29T08:28: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760" w:author="Xolani Sibande" w:date="2023-11-29T08:28:00Z">
                          <w:rPr>
                            <w:rFonts w:ascii="Cambria Math" w:hAnsi="Cambria Math"/>
                            <w:sz w:val="18"/>
                            <w:szCs w:val="18"/>
                          </w:rPr>
                        </w:rPrChange>
                      </w:rPr>
                      <m:t>E</m:t>
                    </m:r>
                  </m:e>
                  <m:sub>
                    <m:r>
                      <w:rPr>
                        <w:rFonts w:ascii="Cambria Math" w:hAnsi="Cambria Math"/>
                        <w:sz w:val="16"/>
                        <w:szCs w:val="16"/>
                        <w:rPrChange w:id="761" w:author="Xolani Sibande" w:date="2023-11-29T08:28:00Z">
                          <w:rPr>
                            <w:rFonts w:ascii="Cambria Math" w:hAnsi="Cambria Math"/>
                            <w:sz w:val="18"/>
                            <w:szCs w:val="18"/>
                          </w:rPr>
                        </w:rPrChange>
                      </w:rPr>
                      <m: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62"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949F0AD"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63"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64"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4A2DB1E"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65"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66"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6BCBF34"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67"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68"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1FFF54C" w14:textId="63307DFB"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69" w:author="Xolani Sibande" w:date="2023-11-29T08:28:00Z">
                  <w:rPr>
                    <w:sz w:val="18"/>
                    <w:szCs w:val="18"/>
                  </w:rPr>
                </w:rPrChange>
              </w:rPr>
            </w:pPr>
            <w:r w:rsidRPr="005C695D">
              <w:rPr>
                <w:rFonts w:eastAsia="Helvetica" w:hAnsi="Helvetica" w:cs="Helvetica"/>
                <w:color w:val="000000"/>
                <w:sz w:val="16"/>
                <w:szCs w:val="16"/>
              </w:rPr>
              <w:t>-0.0900</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70"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372426B" w14:textId="565DE87D"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71" w:author="Xolani Sibande" w:date="2023-11-29T08:28:00Z">
                  <w:rPr>
                    <w:sz w:val="18"/>
                    <w:szCs w:val="18"/>
                  </w:rPr>
                </w:rPrChange>
              </w:rPr>
            </w:pPr>
            <w:r w:rsidRPr="005C695D">
              <w:rPr>
                <w:rFonts w:eastAsia="Helvetica" w:hAnsi="Helvetica" w:cs="Helvetica"/>
                <w:color w:val="000000"/>
                <w:sz w:val="16"/>
                <w:szCs w:val="16"/>
              </w:rPr>
              <w:t>-0.0816</w:t>
            </w:r>
          </w:p>
        </w:tc>
      </w:tr>
      <w:tr w:rsidR="00FA3177" w:rsidRPr="005C695D" w14:paraId="126F5D47" w14:textId="77777777" w:rsidTr="00A12FCA">
        <w:trPr>
          <w:trHeight w:hRule="exact" w:val="340"/>
          <w:trPrChange w:id="772"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73"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E03685F"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774"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75"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3C7E699"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76"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77"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6E62637"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78"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79"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654F361"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80"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81"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409C38E" w14:textId="6BACE93C"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82" w:author="Xolani Sibande" w:date="2023-11-29T08:28:00Z">
                  <w:rPr>
                    <w:sz w:val="18"/>
                    <w:szCs w:val="18"/>
                  </w:rPr>
                </w:rPrChange>
              </w:rPr>
            </w:pPr>
            <w:r w:rsidRPr="005C695D">
              <w:rPr>
                <w:rFonts w:eastAsia="Helvetica" w:hAnsi="Helvetica" w:cs="Helvetica"/>
                <w:color w:val="000000"/>
                <w:sz w:val="16"/>
                <w:szCs w:val="16"/>
              </w:rPr>
              <w:t>(0.1107)</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83"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59FE70A" w14:textId="637C9D3A"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84" w:author="Xolani Sibande" w:date="2023-11-29T08:28:00Z">
                  <w:rPr>
                    <w:sz w:val="18"/>
                    <w:szCs w:val="18"/>
                  </w:rPr>
                </w:rPrChange>
              </w:rPr>
            </w:pPr>
            <w:r w:rsidRPr="005C695D">
              <w:rPr>
                <w:rFonts w:eastAsia="Helvetica" w:hAnsi="Helvetica" w:cs="Helvetica"/>
                <w:color w:val="000000"/>
                <w:sz w:val="16"/>
                <w:szCs w:val="16"/>
              </w:rPr>
              <w:t>(0.1170)</w:t>
            </w:r>
          </w:p>
        </w:tc>
      </w:tr>
      <w:tr w:rsidR="00FA3177" w:rsidRPr="005C695D" w14:paraId="576C8864" w14:textId="77777777" w:rsidTr="00A12FCA">
        <w:trPr>
          <w:trHeight w:hRule="exact" w:val="340"/>
          <w:trPrChange w:id="785"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86"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55A1CF9"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787" w:author="Xolani Sibande" w:date="2023-11-29T08:28:00Z">
                  <w:rPr>
                    <w:sz w:val="18"/>
                    <w:szCs w:val="18"/>
                  </w:rPr>
                </w:rPrChange>
              </w:rPr>
            </w:pPr>
            <m:oMathPara>
              <m:oMath>
                <m:r>
                  <w:rPr>
                    <w:rFonts w:ascii="Cambria Math" w:hAnsi="Cambria Math"/>
                    <w:sz w:val="16"/>
                    <w:szCs w:val="16"/>
                    <w:rPrChange w:id="788" w:author="Xolani Sibande" w:date="2023-11-29T08:28:00Z">
                      <w:rPr>
                        <w:rFonts w:ascii="Cambria Math" w:hAnsi="Cambria Math"/>
                        <w:sz w:val="18"/>
                        <w:szCs w:val="18"/>
                      </w:rPr>
                    </w:rPrChange>
                  </w:rPr>
                  <m:t>Liquidit</m:t>
                </m:r>
                <m:sSub>
                  <m:sSubPr>
                    <m:ctrlPr>
                      <w:rPr>
                        <w:rFonts w:ascii="Cambria Math" w:hAnsi="Cambria Math"/>
                        <w:sz w:val="16"/>
                        <w:szCs w:val="16"/>
                      </w:rPr>
                    </m:ctrlPr>
                  </m:sSubPr>
                  <m:e>
                    <m:r>
                      <w:rPr>
                        <w:rFonts w:ascii="Cambria Math" w:hAnsi="Cambria Math"/>
                        <w:sz w:val="16"/>
                        <w:szCs w:val="16"/>
                        <w:rPrChange w:id="789" w:author="Xolani Sibande" w:date="2023-11-29T08:28:00Z">
                          <w:rPr>
                            <w:rFonts w:ascii="Cambria Math" w:hAnsi="Cambria Math"/>
                            <w:sz w:val="18"/>
                            <w:szCs w:val="18"/>
                          </w:rPr>
                        </w:rPrChange>
                      </w:rPr>
                      <m:t>y</m:t>
                    </m:r>
                  </m:e>
                  <m:sub>
                    <m:r>
                      <w:rPr>
                        <w:rFonts w:ascii="Cambria Math" w:hAnsi="Cambria Math"/>
                        <w:sz w:val="16"/>
                        <w:szCs w:val="16"/>
                        <w:rPrChange w:id="790" w:author="Xolani Sibande" w:date="2023-11-29T08:28:00Z">
                          <w:rPr>
                            <w:rFonts w:ascii="Cambria Math" w:hAnsi="Cambria Math"/>
                            <w:sz w:val="18"/>
                            <w:szCs w:val="18"/>
                          </w:rPr>
                        </w:rPrChange>
                      </w:rPr>
                      <m: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91"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D164E6D"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92"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93"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CBA0DC"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94"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95"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DE6FC1A"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96"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97"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16245AB" w14:textId="3EA8B2C8"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798" w:author="Xolani Sibande" w:date="2023-11-29T08:28:00Z">
                  <w:rPr>
                    <w:sz w:val="18"/>
                    <w:szCs w:val="18"/>
                  </w:rPr>
                </w:rPrChange>
              </w:rPr>
            </w:pPr>
            <w:r w:rsidRPr="005C695D">
              <w:rPr>
                <w:rFonts w:eastAsia="Helvetica" w:hAnsi="Helvetica" w:cs="Helvetica"/>
                <w:color w:val="000000"/>
                <w:sz w:val="16"/>
                <w:szCs w:val="16"/>
              </w:rPr>
              <w:t>-0.0081</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799"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2176AE5" w14:textId="68DF6E08"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00" w:author="Xolani Sibande" w:date="2023-11-29T08:28:00Z">
                  <w:rPr>
                    <w:sz w:val="18"/>
                    <w:szCs w:val="18"/>
                  </w:rPr>
                </w:rPrChange>
              </w:rPr>
            </w:pPr>
            <w:r w:rsidRPr="005C695D">
              <w:rPr>
                <w:rFonts w:eastAsia="Helvetica" w:hAnsi="Helvetica" w:cs="Helvetica"/>
                <w:color w:val="000000"/>
                <w:sz w:val="16"/>
                <w:szCs w:val="16"/>
              </w:rPr>
              <w:t>-0.0076</w:t>
            </w:r>
          </w:p>
        </w:tc>
      </w:tr>
      <w:tr w:rsidR="00FA3177" w:rsidRPr="005C695D" w14:paraId="53919B4F" w14:textId="77777777" w:rsidTr="00A12FCA">
        <w:trPr>
          <w:trHeight w:hRule="exact" w:val="340"/>
          <w:trPrChange w:id="801" w:author="Xolani Sibande" w:date="2023-11-29T09:23:00Z">
            <w:trPr>
              <w:trHeight w:val="20"/>
            </w:trPr>
          </w:trPrChange>
        </w:trPr>
        <w:tc>
          <w:tcPr>
            <w:tcW w:w="95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802" w:author="Xolani Sibande" w:date="2023-11-29T09:23:00Z">
              <w:tcPr>
                <w:tcW w:w="95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9B93CD1"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803" w:author="Xolani Sibande" w:date="2023-11-29T08:28:00Z">
                  <w:rPr>
                    <w:sz w:val="18"/>
                    <w:szCs w:val="18"/>
                  </w:rPr>
                </w:rPrChange>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804"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25F229F"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05" w:author="Xolani Sibande" w:date="2023-11-29T08:28:00Z">
                  <w:rPr>
                    <w:sz w:val="18"/>
                    <w:szCs w:val="18"/>
                  </w:rPr>
                </w:rPrChange>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806"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6C021FA"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07" w:author="Xolani Sibande" w:date="2023-11-29T08:28:00Z">
                  <w:rPr>
                    <w:sz w:val="18"/>
                    <w:szCs w:val="18"/>
                  </w:rPr>
                </w:rPrChange>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808"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3E44318" w14:textId="77777777"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09" w:author="Xolani Sibande" w:date="2023-11-29T08:28:00Z">
                  <w:rPr>
                    <w:sz w:val="18"/>
                    <w:szCs w:val="18"/>
                  </w:rPr>
                </w:rPrChange>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810"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6EED04D" w14:textId="5E8D1EC4"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11" w:author="Xolani Sibande" w:date="2023-11-29T08:28:00Z">
                  <w:rPr>
                    <w:sz w:val="18"/>
                    <w:szCs w:val="18"/>
                  </w:rPr>
                </w:rPrChange>
              </w:rPr>
            </w:pPr>
            <w:r w:rsidRPr="005C695D">
              <w:rPr>
                <w:rFonts w:eastAsia="Helvetica" w:hAnsi="Helvetica" w:cs="Helvetica"/>
                <w:color w:val="000000"/>
                <w:sz w:val="16"/>
                <w:szCs w:val="16"/>
              </w:rPr>
              <w:t>(0.0068)</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812"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2B9F8FC" w14:textId="66E23AB0" w:rsidR="00FA3177" w:rsidRPr="005C695D" w:rsidRDefault="00FA31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13" w:author="Xolani Sibande" w:date="2023-11-29T08:28:00Z">
                  <w:rPr>
                    <w:sz w:val="18"/>
                    <w:szCs w:val="18"/>
                  </w:rPr>
                </w:rPrChange>
              </w:rPr>
            </w:pPr>
            <w:r w:rsidRPr="005C695D">
              <w:rPr>
                <w:rFonts w:eastAsia="Helvetica" w:hAnsi="Helvetica" w:cs="Helvetica"/>
                <w:color w:val="000000"/>
                <w:sz w:val="16"/>
                <w:szCs w:val="16"/>
              </w:rPr>
              <w:t>(0.0085)</w:t>
            </w:r>
          </w:p>
        </w:tc>
      </w:tr>
      <w:tr w:rsidR="00370EF6" w:rsidRPr="005C695D" w14:paraId="1D54F42E" w14:textId="77777777" w:rsidTr="00A12FCA">
        <w:trPr>
          <w:trHeight w:hRule="exact" w:val="340"/>
          <w:trPrChange w:id="814" w:author="Xolani Sibande" w:date="2023-11-29T09:23:00Z">
            <w:trPr>
              <w:trHeight w:val="20"/>
            </w:trPr>
          </w:trPrChange>
        </w:trPr>
        <w:tc>
          <w:tcPr>
            <w:tcW w:w="95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15" w:author="Xolani Sibande" w:date="2023-11-29T09:23:00Z">
              <w:tcPr>
                <w:tcW w:w="95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40015A5"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816" w:author="Xolani Sibande" w:date="2023-11-29T08:28:00Z">
                  <w:rPr>
                    <w:sz w:val="18"/>
                    <w:szCs w:val="18"/>
                  </w:rPr>
                </w:rPrChange>
              </w:rPr>
            </w:pPr>
            <w:r w:rsidRPr="005C695D">
              <w:rPr>
                <w:rFonts w:eastAsia="Helvetica" w:hAnsi="Helvetica" w:cs="Helvetica"/>
                <w:color w:val="000000"/>
                <w:sz w:val="16"/>
                <w:szCs w:val="16"/>
                <w:rPrChange w:id="817" w:author="Xolani Sibande" w:date="2023-11-29T08:28:00Z">
                  <w:rPr>
                    <w:rFonts w:eastAsia="Helvetica" w:hAnsi="Helvetica" w:cs="Helvetica"/>
                    <w:color w:val="000000"/>
                    <w:sz w:val="18"/>
                    <w:szCs w:val="18"/>
                  </w:rPr>
                </w:rPrChange>
              </w:rPr>
              <w:t>Num.Obs.</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18"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24B1CA7"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19" w:author="Xolani Sibande" w:date="2023-11-29T08:28:00Z">
                  <w:rPr>
                    <w:sz w:val="18"/>
                    <w:szCs w:val="18"/>
                  </w:rPr>
                </w:rPrChange>
              </w:rPr>
            </w:pPr>
            <w:r w:rsidRPr="005C695D">
              <w:rPr>
                <w:rFonts w:eastAsia="Helvetica" w:hAnsi="Helvetica" w:cs="Helvetica"/>
                <w:color w:val="000000"/>
                <w:sz w:val="16"/>
                <w:szCs w:val="16"/>
                <w:rPrChange w:id="820" w:author="Xolani Sibande" w:date="2023-11-29T08:28:00Z">
                  <w:rPr>
                    <w:rFonts w:eastAsia="Helvetica" w:hAnsi="Helvetica" w:cs="Helvetica"/>
                    <w:color w:val="000000"/>
                    <w:sz w:val="18"/>
                    <w:szCs w:val="18"/>
                  </w:rPr>
                </w:rPrChange>
              </w:rPr>
              <w:t>372</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21"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69717F8"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22" w:author="Xolani Sibande" w:date="2023-11-29T08:28:00Z">
                  <w:rPr>
                    <w:sz w:val="18"/>
                    <w:szCs w:val="18"/>
                  </w:rPr>
                </w:rPrChange>
              </w:rPr>
            </w:pPr>
            <w:r w:rsidRPr="005C695D">
              <w:rPr>
                <w:rFonts w:eastAsia="Helvetica" w:hAnsi="Helvetica" w:cs="Helvetica"/>
                <w:color w:val="000000"/>
                <w:sz w:val="16"/>
                <w:szCs w:val="16"/>
                <w:rPrChange w:id="823" w:author="Xolani Sibande" w:date="2023-11-29T08:28:00Z">
                  <w:rPr>
                    <w:rFonts w:eastAsia="Helvetica" w:hAnsi="Helvetica" w:cs="Helvetica"/>
                    <w:color w:val="000000"/>
                    <w:sz w:val="18"/>
                    <w:szCs w:val="18"/>
                  </w:rPr>
                </w:rPrChange>
              </w:rPr>
              <w:t>372</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24"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D7F751D"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25" w:author="Xolani Sibande" w:date="2023-11-29T08:28:00Z">
                  <w:rPr>
                    <w:sz w:val="18"/>
                    <w:szCs w:val="18"/>
                  </w:rPr>
                </w:rPrChange>
              </w:rPr>
            </w:pPr>
            <w:r w:rsidRPr="005C695D">
              <w:rPr>
                <w:rFonts w:eastAsia="Helvetica" w:hAnsi="Helvetica" w:cs="Helvetica"/>
                <w:color w:val="000000"/>
                <w:sz w:val="16"/>
                <w:szCs w:val="16"/>
                <w:rPrChange w:id="826" w:author="Xolani Sibande" w:date="2023-11-29T08:28:00Z">
                  <w:rPr>
                    <w:rFonts w:eastAsia="Helvetica" w:hAnsi="Helvetica" w:cs="Helvetica"/>
                    <w:color w:val="000000"/>
                    <w:sz w:val="18"/>
                    <w:szCs w:val="18"/>
                  </w:rPr>
                </w:rPrChange>
              </w:rPr>
              <w:t>369</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27"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DBCA24A"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28" w:author="Xolani Sibande" w:date="2023-11-29T08:28:00Z">
                  <w:rPr>
                    <w:sz w:val="18"/>
                    <w:szCs w:val="18"/>
                  </w:rPr>
                </w:rPrChange>
              </w:rPr>
            </w:pPr>
            <w:r w:rsidRPr="005C695D">
              <w:rPr>
                <w:rFonts w:eastAsia="Helvetica" w:hAnsi="Helvetica" w:cs="Helvetica"/>
                <w:color w:val="000000"/>
                <w:sz w:val="16"/>
                <w:szCs w:val="16"/>
                <w:rPrChange w:id="829" w:author="Xolani Sibande" w:date="2023-11-29T08:28:00Z">
                  <w:rPr>
                    <w:rFonts w:eastAsia="Helvetica" w:hAnsi="Helvetica" w:cs="Helvetica"/>
                    <w:color w:val="000000"/>
                    <w:sz w:val="18"/>
                    <w:szCs w:val="18"/>
                  </w:rPr>
                </w:rPrChange>
              </w:rPr>
              <w:t>368</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30"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8AAD909"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31" w:author="Xolani Sibande" w:date="2023-11-29T08:28:00Z">
                  <w:rPr>
                    <w:sz w:val="18"/>
                    <w:szCs w:val="18"/>
                  </w:rPr>
                </w:rPrChange>
              </w:rPr>
            </w:pPr>
            <w:r w:rsidRPr="005C695D">
              <w:rPr>
                <w:rFonts w:eastAsia="Helvetica" w:hAnsi="Helvetica" w:cs="Helvetica"/>
                <w:color w:val="000000"/>
                <w:sz w:val="16"/>
                <w:szCs w:val="16"/>
                <w:rPrChange w:id="832" w:author="Xolani Sibande" w:date="2023-11-29T08:28:00Z">
                  <w:rPr>
                    <w:rFonts w:eastAsia="Helvetica" w:hAnsi="Helvetica" w:cs="Helvetica"/>
                    <w:color w:val="000000"/>
                    <w:sz w:val="18"/>
                    <w:szCs w:val="18"/>
                  </w:rPr>
                </w:rPrChange>
              </w:rPr>
              <w:t>365</w:t>
            </w:r>
          </w:p>
        </w:tc>
      </w:tr>
      <w:tr w:rsidR="009E5DD5" w:rsidRPr="005C695D" w14:paraId="0B20CE29" w14:textId="77777777" w:rsidTr="00A12FCA">
        <w:trPr>
          <w:trHeight w:hRule="exact" w:val="340"/>
          <w:trPrChange w:id="833"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34"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F284E3E" w14:textId="77777777" w:rsidR="009E5DD5" w:rsidRPr="005C695D" w:rsidRDefault="009E5DD5"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835" w:author="Xolani Sibande" w:date="2023-11-29T08:28:00Z">
                  <w:rPr>
                    <w:sz w:val="18"/>
                    <w:szCs w:val="18"/>
                  </w:rPr>
                </w:rPrChange>
              </w:rPr>
            </w:pPr>
            <w:r w:rsidRPr="005C695D">
              <w:rPr>
                <w:rFonts w:eastAsia="Helvetica" w:hAnsi="Helvetica" w:cs="Helvetica"/>
                <w:color w:val="000000"/>
                <w:sz w:val="16"/>
                <w:szCs w:val="16"/>
                <w:rPrChange w:id="836" w:author="Xolani Sibande" w:date="2023-11-29T08:28:00Z">
                  <w:rPr>
                    <w:rFonts w:eastAsia="Helvetica" w:hAnsi="Helvetica" w:cs="Helvetica"/>
                    <w:color w:val="000000"/>
                    <w:sz w:val="18"/>
                    <w:szCs w:val="18"/>
                  </w:rPr>
                </w:rPrChange>
              </w:rPr>
              <w:t>Adj.R squared</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37"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84E8FF2" w14:textId="0FF26AF3" w:rsidR="009E5DD5" w:rsidRPr="005C695D" w:rsidRDefault="009E5DD5"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38" w:author="Xolani Sibande" w:date="2023-11-29T08:28:00Z">
                  <w:rPr>
                    <w:sz w:val="18"/>
                    <w:szCs w:val="18"/>
                  </w:rPr>
                </w:rPrChange>
              </w:rPr>
            </w:pPr>
            <w:r w:rsidRPr="005C695D">
              <w:rPr>
                <w:rFonts w:eastAsia="Helvetica" w:hAnsi="Helvetica" w:cs="Helvetica"/>
                <w:color w:val="000000"/>
                <w:sz w:val="16"/>
                <w:szCs w:val="16"/>
              </w:rPr>
              <w:t>0.28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39"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8F4EE35" w14:textId="61FDAD2A" w:rsidR="009E5DD5" w:rsidRPr="005C695D" w:rsidRDefault="009E5DD5"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40" w:author="Xolani Sibande" w:date="2023-11-29T08:28:00Z">
                  <w:rPr>
                    <w:sz w:val="18"/>
                    <w:szCs w:val="18"/>
                  </w:rPr>
                </w:rPrChange>
              </w:rPr>
            </w:pPr>
            <w:r w:rsidRPr="005C695D">
              <w:rPr>
                <w:rFonts w:eastAsia="Helvetica" w:hAnsi="Helvetica" w:cs="Helvetica"/>
                <w:color w:val="000000"/>
                <w:sz w:val="16"/>
                <w:szCs w:val="16"/>
              </w:rPr>
              <w:t>0.28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41"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7636968" w14:textId="5BE909A2" w:rsidR="009E5DD5" w:rsidRPr="005C695D" w:rsidRDefault="009E5DD5"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42" w:author="Xolani Sibande" w:date="2023-11-29T08:28:00Z">
                  <w:rPr>
                    <w:sz w:val="18"/>
                    <w:szCs w:val="18"/>
                  </w:rPr>
                </w:rPrChange>
              </w:rPr>
            </w:pPr>
            <w:r w:rsidRPr="005C695D">
              <w:rPr>
                <w:rFonts w:eastAsia="Helvetica" w:hAnsi="Helvetica" w:cs="Helvetica"/>
                <w:color w:val="000000"/>
                <w:sz w:val="16"/>
                <w:szCs w:val="16"/>
              </w:rPr>
              <w:t>0.28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43"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CF81D0" w14:textId="162382D7" w:rsidR="009E5DD5" w:rsidRPr="005C695D" w:rsidRDefault="009E5DD5"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44" w:author="Xolani Sibande" w:date="2023-11-29T08:28:00Z">
                  <w:rPr>
                    <w:sz w:val="18"/>
                    <w:szCs w:val="18"/>
                  </w:rPr>
                </w:rPrChange>
              </w:rPr>
            </w:pPr>
            <w:r w:rsidRPr="005C695D">
              <w:rPr>
                <w:rFonts w:eastAsia="Helvetica" w:hAnsi="Helvetica" w:cs="Helvetica"/>
                <w:color w:val="000000"/>
                <w:sz w:val="16"/>
                <w:szCs w:val="16"/>
              </w:rPr>
              <w:t>0.31</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45"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2B3E9E5" w14:textId="6B5F36AA" w:rsidR="009E5DD5" w:rsidRPr="005C695D" w:rsidRDefault="009E5DD5"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46" w:author="Xolani Sibande" w:date="2023-11-29T08:28:00Z">
                  <w:rPr>
                    <w:sz w:val="18"/>
                    <w:szCs w:val="18"/>
                  </w:rPr>
                </w:rPrChange>
              </w:rPr>
            </w:pPr>
            <w:r w:rsidRPr="005C695D">
              <w:rPr>
                <w:rFonts w:eastAsia="Helvetica" w:hAnsi="Helvetica" w:cs="Helvetica"/>
                <w:color w:val="000000"/>
                <w:sz w:val="16"/>
                <w:szCs w:val="16"/>
              </w:rPr>
              <w:t>0.31</w:t>
            </w:r>
          </w:p>
        </w:tc>
      </w:tr>
      <w:tr w:rsidR="001F5960" w:rsidRPr="005C695D" w14:paraId="5B4BD2FC" w14:textId="77777777" w:rsidTr="00A12FCA">
        <w:trPr>
          <w:trHeight w:hRule="exact" w:val="340"/>
          <w:trPrChange w:id="847" w:author="Xolani Sibande" w:date="2023-11-29T09:23:00Z">
            <w:trPr>
              <w:trHeight w:val="20"/>
            </w:trPr>
          </w:trPrChange>
        </w:trPr>
        <w:tc>
          <w:tcPr>
            <w:tcW w:w="95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848" w:author="Xolani Sibande" w:date="2023-11-29T09:23:00Z">
              <w:tcPr>
                <w:tcW w:w="95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491B7D1" w14:textId="77777777" w:rsidR="001F5960" w:rsidRPr="005C695D" w:rsidRDefault="001F5960"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849" w:author="Xolani Sibande" w:date="2023-11-29T08:28:00Z">
                  <w:rPr>
                    <w:sz w:val="18"/>
                    <w:szCs w:val="18"/>
                  </w:rPr>
                </w:rPrChange>
              </w:rPr>
            </w:pPr>
            <w:r w:rsidRPr="005C695D">
              <w:rPr>
                <w:rFonts w:eastAsia="Helvetica" w:hAnsi="Helvetica" w:cs="Helvetica"/>
                <w:color w:val="000000"/>
                <w:sz w:val="16"/>
                <w:szCs w:val="16"/>
                <w:rPrChange w:id="850" w:author="Xolani Sibande" w:date="2023-11-29T08:28:00Z">
                  <w:rPr>
                    <w:rFonts w:eastAsia="Helvetica" w:hAnsi="Helvetica" w:cs="Helvetica"/>
                    <w:color w:val="000000"/>
                    <w:sz w:val="18"/>
                    <w:szCs w:val="18"/>
                  </w:rPr>
                </w:rPrChange>
              </w:rPr>
              <w:t>Test of equality (p-value)</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851"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654573E3" w14:textId="3EC0F951" w:rsidR="001F5960" w:rsidRPr="005C695D" w:rsidRDefault="001F5960"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52" w:author="Xolani Sibande" w:date="2023-11-29T08:28:00Z">
                  <w:rPr>
                    <w:sz w:val="18"/>
                    <w:szCs w:val="18"/>
                  </w:rPr>
                </w:rPrChange>
              </w:rPr>
            </w:pPr>
            <w:r w:rsidRPr="005C695D">
              <w:rPr>
                <w:rFonts w:eastAsia="Helvetica" w:hAnsi="Helvetica" w:cs="Helvetica"/>
                <w:color w:val="000000"/>
                <w:sz w:val="16"/>
                <w:szCs w:val="16"/>
              </w:rPr>
              <w:t>0.35</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853"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47BB6B0" w14:textId="0C295F16" w:rsidR="001F5960" w:rsidRPr="005C695D" w:rsidRDefault="001F5960"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54" w:author="Xolani Sibande" w:date="2023-11-29T08:28:00Z">
                  <w:rPr>
                    <w:sz w:val="18"/>
                    <w:szCs w:val="18"/>
                  </w:rPr>
                </w:rPrChange>
              </w:rPr>
            </w:pPr>
            <w:r w:rsidRPr="005C695D">
              <w:rPr>
                <w:rFonts w:eastAsia="Helvetica" w:hAnsi="Helvetica" w:cs="Helvetica"/>
                <w:color w:val="000000"/>
                <w:sz w:val="16"/>
                <w:szCs w:val="16"/>
              </w:rPr>
              <w:t>0.65</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855"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91C5502" w14:textId="2A318D7C" w:rsidR="001F5960" w:rsidRPr="005C695D" w:rsidRDefault="001F5960"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56" w:author="Xolani Sibande" w:date="2023-11-29T08:28:00Z">
                  <w:rPr>
                    <w:sz w:val="18"/>
                    <w:szCs w:val="18"/>
                  </w:rPr>
                </w:rPrChange>
              </w:rPr>
            </w:pPr>
            <w:r w:rsidRPr="005C695D">
              <w:rPr>
                <w:rFonts w:eastAsia="Helvetica" w:hAnsi="Helvetica" w:cs="Helvetica"/>
                <w:color w:val="000000"/>
                <w:sz w:val="16"/>
                <w:szCs w:val="16"/>
              </w:rPr>
              <w:t>0.18</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857"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EF5E3C1" w14:textId="4A0D9441" w:rsidR="001F5960" w:rsidRPr="005C695D" w:rsidRDefault="001F5960"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58" w:author="Xolani Sibande" w:date="2023-11-29T08:28:00Z">
                  <w:rPr>
                    <w:sz w:val="18"/>
                    <w:szCs w:val="18"/>
                  </w:rPr>
                </w:rPrChange>
              </w:rPr>
            </w:pPr>
            <w:r w:rsidRPr="005C695D">
              <w:rPr>
                <w:rFonts w:eastAsia="Helvetica" w:hAnsi="Helvetica" w:cs="Helvetica"/>
                <w:color w:val="000000"/>
                <w:sz w:val="16"/>
                <w:szCs w:val="16"/>
              </w:rPr>
              <w:t>0.11</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859"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A2F152A" w14:textId="05FD6306" w:rsidR="001F5960" w:rsidRPr="005C695D" w:rsidRDefault="001F5960"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60" w:author="Xolani Sibande" w:date="2023-11-29T08:28:00Z">
                  <w:rPr>
                    <w:sz w:val="18"/>
                    <w:szCs w:val="18"/>
                  </w:rPr>
                </w:rPrChange>
              </w:rPr>
            </w:pPr>
            <w:r w:rsidRPr="005C695D">
              <w:rPr>
                <w:rFonts w:eastAsia="Helvetica" w:hAnsi="Helvetica" w:cs="Helvetica"/>
                <w:color w:val="000000"/>
                <w:sz w:val="16"/>
                <w:szCs w:val="16"/>
              </w:rPr>
              <w:t>0.95</w:t>
            </w:r>
          </w:p>
        </w:tc>
      </w:tr>
      <w:tr w:rsidR="00370EF6" w:rsidRPr="005C695D" w14:paraId="2397BD20" w14:textId="77777777" w:rsidTr="00A12FCA">
        <w:trPr>
          <w:trHeight w:hRule="exact" w:val="340"/>
          <w:trPrChange w:id="861" w:author="Xolani Sibande" w:date="2023-11-29T09:23:00Z">
            <w:trPr>
              <w:trHeight w:val="20"/>
            </w:trPr>
          </w:trPrChange>
        </w:trPr>
        <w:tc>
          <w:tcPr>
            <w:tcW w:w="95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862" w:author="Xolani Sibande" w:date="2023-11-29T09:23:00Z">
              <w:tcPr>
                <w:tcW w:w="95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6E9E883"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863" w:author="Xolani Sibande" w:date="2023-11-29T08:28:00Z">
                  <w:rPr>
                    <w:sz w:val="18"/>
                    <w:szCs w:val="18"/>
                  </w:rPr>
                </w:rPrChange>
              </w:rPr>
            </w:pPr>
            <w:r w:rsidRPr="005C695D">
              <w:rPr>
                <w:rFonts w:eastAsia="Helvetica" w:hAnsi="Helvetica" w:cs="Helvetica"/>
                <w:b/>
                <w:color w:val="000000"/>
                <w:sz w:val="16"/>
                <w:szCs w:val="16"/>
                <w:rPrChange w:id="864" w:author="Xolani Sibande" w:date="2023-11-29T08:28:00Z">
                  <w:rPr>
                    <w:rFonts w:eastAsia="Helvetica" w:hAnsi="Helvetica" w:cs="Helvetica"/>
                    <w:b/>
                    <w:color w:val="000000"/>
                    <w:sz w:val="18"/>
                    <w:szCs w:val="18"/>
                  </w:rPr>
                </w:rPrChange>
              </w:rPr>
              <w:t>Household unsecured credit model</w:t>
            </w: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865" w:author="Xolani Sibande" w:date="2023-11-29T09:23:00Z">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689B0B2"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66" w:author="Xolani Sibande" w:date="2023-11-29T08:28:00Z">
                  <w:rPr>
                    <w:sz w:val="18"/>
                    <w:szCs w:val="18"/>
                  </w:rPr>
                </w:rPrChange>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867" w:author="Xolani Sibande" w:date="2023-11-29T09:23:00Z">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B4C84F6"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68" w:author="Xolani Sibande" w:date="2023-11-29T08:28:00Z">
                  <w:rPr>
                    <w:sz w:val="18"/>
                    <w:szCs w:val="18"/>
                  </w:rPr>
                </w:rPrChange>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869" w:author="Xolani Sibande" w:date="2023-11-29T09:23:00Z">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195CB93"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70" w:author="Xolani Sibande" w:date="2023-11-29T08:28:00Z">
                  <w:rPr>
                    <w:sz w:val="18"/>
                    <w:szCs w:val="18"/>
                  </w:rPr>
                </w:rPrChange>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871" w:author="Xolani Sibande" w:date="2023-11-29T09:23:00Z">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AAFAA22"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72" w:author="Xolani Sibande" w:date="2023-11-29T08:28:00Z">
                  <w:rPr>
                    <w:sz w:val="18"/>
                    <w:szCs w:val="18"/>
                  </w:rPr>
                </w:rPrChange>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873" w:author="Xolani Sibande" w:date="2023-11-29T09:23:00Z">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01EAB20"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74" w:author="Xolani Sibande" w:date="2023-11-29T08:28:00Z">
                  <w:rPr>
                    <w:sz w:val="18"/>
                    <w:szCs w:val="18"/>
                  </w:rPr>
                </w:rPrChange>
              </w:rPr>
            </w:pPr>
          </w:p>
        </w:tc>
      </w:tr>
      <w:tr w:rsidR="007E6804" w:rsidRPr="005C695D" w14:paraId="2983D1B5" w14:textId="77777777" w:rsidTr="00A12FCA">
        <w:trPr>
          <w:trHeight w:hRule="exact" w:val="340"/>
          <w:trPrChange w:id="875" w:author="Xolani Sibande" w:date="2023-11-29T09:23:00Z">
            <w:trPr>
              <w:trHeight w:val="20"/>
            </w:trPr>
          </w:trPrChange>
        </w:trPr>
        <w:tc>
          <w:tcPr>
            <w:tcW w:w="95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76" w:author="Xolani Sibande" w:date="2023-11-29T09:23:00Z">
              <w:tcPr>
                <w:tcW w:w="95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F3F2794" w14:textId="77777777"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877" w:author="Xolani Sibande" w:date="2023-11-29T08:28:00Z">
                  <w:rPr>
                    <w:sz w:val="18"/>
                    <w:szCs w:val="18"/>
                  </w:rPr>
                </w:rPrChange>
              </w:rPr>
            </w:pPr>
            <m:oMathPara>
              <m:oMath>
                <m:r>
                  <m:rPr>
                    <m:sty m:val="p"/>
                  </m:rPr>
                  <w:rPr>
                    <w:rFonts w:ascii="Cambria Math" w:hAnsi="Cambria Math"/>
                    <w:sz w:val="16"/>
                    <w:szCs w:val="16"/>
                    <w:rPrChange w:id="878" w:author="Xolani Sibande" w:date="2023-11-29T08:28:00Z">
                      <w:rPr>
                        <w:rFonts w:ascii="Cambria Math" w:hAnsi="Cambria Math"/>
                        <w:sz w:val="18"/>
                        <w:szCs w:val="18"/>
                      </w:rPr>
                    </w:rPrChange>
                  </w:rPr>
                  <m:t>Δ</m:t>
                </m:r>
                <m:r>
                  <w:rPr>
                    <w:rFonts w:ascii="Cambria Math" w:hAnsi="Cambria Math"/>
                    <w:sz w:val="16"/>
                    <w:szCs w:val="16"/>
                    <w:rPrChange w:id="879" w:author="Xolani Sibande" w:date="2023-11-29T08:28: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880" w:author="Xolani Sibande" w:date="2023-11-29T08:28:00Z">
                          <w:rPr>
                            <w:rFonts w:ascii="Cambria Math" w:hAnsi="Cambria Math"/>
                            <w:sz w:val="18"/>
                            <w:szCs w:val="18"/>
                          </w:rPr>
                        </w:rPrChange>
                      </w:rPr>
                      <m:t>R</m:t>
                    </m:r>
                  </m:e>
                  <m:sub>
                    <m:r>
                      <w:rPr>
                        <w:rFonts w:ascii="Cambria Math" w:hAnsi="Cambria Math"/>
                        <w:sz w:val="16"/>
                        <w:szCs w:val="16"/>
                        <w:rPrChange w:id="881" w:author="Xolani Sibande" w:date="2023-11-29T08:28:00Z">
                          <w:rPr>
                            <w:rFonts w:ascii="Cambria Math" w:hAnsi="Cambria Math"/>
                            <w:sz w:val="18"/>
                            <w:szCs w:val="18"/>
                          </w:rPr>
                        </w:rPrChange>
                      </w:rPr>
                      <m:t>t,t-1</m:t>
                    </m:r>
                  </m:sub>
                </m:sSub>
              </m:oMath>
            </m:oMathPara>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82"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4DE2007" w14:textId="64CC95C0"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83" w:author="Xolani Sibande" w:date="2023-11-29T08:28:00Z">
                  <w:rPr>
                    <w:sz w:val="18"/>
                    <w:szCs w:val="18"/>
                  </w:rPr>
                </w:rPrChange>
              </w:rPr>
            </w:pPr>
            <w:r w:rsidRPr="005C695D">
              <w:rPr>
                <w:rFonts w:eastAsia="Helvetica" w:hAnsi="Helvetica" w:cs="Helvetica"/>
                <w:color w:val="000000"/>
                <w:sz w:val="16"/>
                <w:szCs w:val="16"/>
              </w:rPr>
              <w:t>0.3774</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84"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87F560D" w14:textId="1799C5E9"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85" w:author="Xolani Sibande" w:date="2023-11-29T08:28:00Z">
                  <w:rPr>
                    <w:sz w:val="18"/>
                    <w:szCs w:val="18"/>
                  </w:rPr>
                </w:rPrChange>
              </w:rPr>
            </w:pPr>
            <w:r w:rsidRPr="005C695D">
              <w:rPr>
                <w:rFonts w:eastAsia="Helvetica" w:hAnsi="Helvetica" w:cs="Helvetica"/>
                <w:color w:val="000000"/>
                <w:sz w:val="16"/>
                <w:szCs w:val="16"/>
              </w:rPr>
              <w:t>0.1734</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86"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81522B1" w14:textId="014A4959"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87" w:author="Xolani Sibande" w:date="2023-11-29T08:28:00Z">
                  <w:rPr>
                    <w:sz w:val="18"/>
                    <w:szCs w:val="18"/>
                  </w:rPr>
                </w:rPrChange>
              </w:rPr>
            </w:pPr>
            <w:r w:rsidRPr="005C695D">
              <w:rPr>
                <w:rFonts w:eastAsia="Helvetica" w:hAnsi="Helvetica" w:cs="Helvetica"/>
                <w:color w:val="000000"/>
                <w:sz w:val="16"/>
                <w:szCs w:val="16"/>
              </w:rPr>
              <w:t>-0.1726*</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88"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DE09E57" w14:textId="19EC9CAC"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89" w:author="Xolani Sibande" w:date="2023-11-29T08:28:00Z">
                  <w:rPr>
                    <w:sz w:val="18"/>
                    <w:szCs w:val="18"/>
                  </w:rPr>
                </w:rPrChange>
              </w:rPr>
            </w:pPr>
            <w:r w:rsidRPr="005C695D">
              <w:rPr>
                <w:rFonts w:eastAsia="Helvetica" w:hAnsi="Helvetica" w:cs="Helvetica"/>
                <w:color w:val="000000"/>
                <w:sz w:val="16"/>
                <w:szCs w:val="16"/>
              </w:rPr>
              <w:t>0.6432**</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90"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D2758BB" w14:textId="254334F3"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91" w:author="Xolani Sibande" w:date="2023-11-29T08:28:00Z">
                  <w:rPr>
                    <w:sz w:val="18"/>
                    <w:szCs w:val="18"/>
                  </w:rPr>
                </w:rPrChange>
              </w:rPr>
            </w:pPr>
            <w:r w:rsidRPr="005C695D">
              <w:rPr>
                <w:rFonts w:eastAsia="Helvetica" w:hAnsi="Helvetica" w:cs="Helvetica"/>
                <w:color w:val="000000"/>
                <w:sz w:val="16"/>
                <w:szCs w:val="16"/>
              </w:rPr>
              <w:t>0.1395</w:t>
            </w:r>
          </w:p>
        </w:tc>
      </w:tr>
      <w:tr w:rsidR="007E6804" w:rsidRPr="005C695D" w14:paraId="4A6143E0" w14:textId="77777777" w:rsidTr="00A12FCA">
        <w:trPr>
          <w:trHeight w:hRule="exact" w:val="340"/>
          <w:trPrChange w:id="892"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93"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110C314" w14:textId="77777777"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894"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95"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B18A431" w14:textId="1E5311AD"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96" w:author="Xolani Sibande" w:date="2023-11-29T08:28:00Z">
                  <w:rPr>
                    <w:sz w:val="18"/>
                    <w:szCs w:val="18"/>
                  </w:rPr>
                </w:rPrChange>
              </w:rPr>
            </w:pPr>
            <w:r w:rsidRPr="005C695D">
              <w:rPr>
                <w:rFonts w:eastAsia="Helvetica" w:hAnsi="Helvetica" w:cs="Helvetica"/>
                <w:color w:val="000000"/>
                <w:sz w:val="16"/>
                <w:szCs w:val="16"/>
              </w:rPr>
              <w:t>(0.2962)</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97"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B5FC20B" w14:textId="73D9EF4D"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898" w:author="Xolani Sibande" w:date="2023-11-29T08:28:00Z">
                  <w:rPr>
                    <w:sz w:val="18"/>
                    <w:szCs w:val="18"/>
                  </w:rPr>
                </w:rPrChange>
              </w:rPr>
            </w:pPr>
            <w:r w:rsidRPr="005C695D">
              <w:rPr>
                <w:rFonts w:eastAsia="Helvetica" w:hAnsi="Helvetica" w:cs="Helvetica"/>
                <w:color w:val="000000"/>
                <w:sz w:val="16"/>
                <w:szCs w:val="16"/>
              </w:rPr>
              <w:t>(0.2029)</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899"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3A3FC75" w14:textId="0ABE502E"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00" w:author="Xolani Sibande" w:date="2023-11-29T08:28:00Z">
                  <w:rPr>
                    <w:sz w:val="18"/>
                    <w:szCs w:val="18"/>
                  </w:rPr>
                </w:rPrChange>
              </w:rPr>
            </w:pPr>
            <w:r w:rsidRPr="005C695D">
              <w:rPr>
                <w:rFonts w:eastAsia="Helvetica" w:hAnsi="Helvetica" w:cs="Helvetica"/>
                <w:color w:val="000000"/>
                <w:sz w:val="16"/>
                <w:szCs w:val="16"/>
              </w:rPr>
              <w:t>(0.0963)</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01"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518F3E4" w14:textId="42169F7F"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02" w:author="Xolani Sibande" w:date="2023-11-29T08:28:00Z">
                  <w:rPr>
                    <w:sz w:val="18"/>
                    <w:szCs w:val="18"/>
                  </w:rPr>
                </w:rPrChange>
              </w:rPr>
            </w:pPr>
            <w:r w:rsidRPr="005C695D">
              <w:rPr>
                <w:rFonts w:eastAsia="Helvetica" w:hAnsi="Helvetica" w:cs="Helvetica"/>
                <w:color w:val="000000"/>
                <w:sz w:val="16"/>
                <w:szCs w:val="16"/>
              </w:rPr>
              <w:t>(0.2994)</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03"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9512E12" w14:textId="78F19A1C"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04" w:author="Xolani Sibande" w:date="2023-11-29T08:28:00Z">
                  <w:rPr>
                    <w:sz w:val="18"/>
                    <w:szCs w:val="18"/>
                  </w:rPr>
                </w:rPrChange>
              </w:rPr>
            </w:pPr>
            <w:r w:rsidRPr="005C695D">
              <w:rPr>
                <w:rFonts w:eastAsia="Helvetica" w:hAnsi="Helvetica" w:cs="Helvetica"/>
                <w:color w:val="000000"/>
                <w:sz w:val="16"/>
                <w:szCs w:val="16"/>
              </w:rPr>
              <w:t>(0.2593)</w:t>
            </w:r>
          </w:p>
        </w:tc>
      </w:tr>
      <w:tr w:rsidR="007E6804" w:rsidRPr="005C695D" w14:paraId="0E2010D4" w14:textId="77777777" w:rsidTr="00A12FCA">
        <w:trPr>
          <w:trHeight w:hRule="exact" w:val="340"/>
          <w:trPrChange w:id="905"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06"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075D254" w14:textId="77777777"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907" w:author="Xolani Sibande" w:date="2023-11-29T08:28:00Z">
                  <w:rPr>
                    <w:sz w:val="18"/>
                    <w:szCs w:val="18"/>
                  </w:rPr>
                </w:rPrChange>
              </w:rPr>
            </w:pPr>
            <m:oMathPara>
              <m:oMath>
                <m:r>
                  <m:rPr>
                    <m:sty m:val="p"/>
                  </m:rPr>
                  <w:rPr>
                    <w:rFonts w:ascii="Cambria Math" w:hAnsi="Cambria Math"/>
                    <w:sz w:val="16"/>
                    <w:szCs w:val="16"/>
                    <w:rPrChange w:id="908" w:author="Xolani Sibande" w:date="2023-11-29T08:28:00Z">
                      <w:rPr>
                        <w:rFonts w:ascii="Cambria Math" w:hAnsi="Cambria Math"/>
                        <w:sz w:val="18"/>
                        <w:szCs w:val="18"/>
                      </w:rPr>
                    </w:rPrChange>
                  </w:rPr>
                  <m:t>Δ</m:t>
                </m:r>
                <m:r>
                  <w:rPr>
                    <w:rFonts w:ascii="Cambria Math" w:hAnsi="Cambria Math"/>
                    <w:sz w:val="16"/>
                    <w:szCs w:val="16"/>
                    <w:rPrChange w:id="909" w:author="Xolani Sibande" w:date="2023-11-29T08:28: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910" w:author="Xolani Sibande" w:date="2023-11-29T08:28:00Z">
                          <w:rPr>
                            <w:rFonts w:ascii="Cambria Math" w:hAnsi="Cambria Math"/>
                            <w:sz w:val="18"/>
                            <w:szCs w:val="18"/>
                          </w:rPr>
                        </w:rPrChange>
                      </w:rPr>
                      <m:t>S</m:t>
                    </m:r>
                  </m:e>
                  <m:sub>
                    <m:r>
                      <w:rPr>
                        <w:rFonts w:ascii="Cambria Math" w:hAnsi="Cambria Math"/>
                        <w:sz w:val="16"/>
                        <w:szCs w:val="16"/>
                        <w:rPrChange w:id="911" w:author="Xolani Sibande" w:date="2023-11-29T08:28:00Z">
                          <w:rPr>
                            <w:rFonts w:ascii="Cambria Math" w:hAnsi="Cambria Math"/>
                            <w:sz w:val="18"/>
                            <w:szCs w:val="18"/>
                          </w:rPr>
                        </w:rPrChange>
                      </w:rPr>
                      <m:t>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12"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3128DDA" w14:textId="77777777"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13"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14"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9D8938D" w14:textId="67B20F3E"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15" w:author="Xolani Sibande" w:date="2023-11-29T08:28:00Z">
                  <w:rPr>
                    <w:sz w:val="18"/>
                    <w:szCs w:val="18"/>
                  </w:rPr>
                </w:rPrChange>
              </w:rPr>
            </w:pPr>
            <w:r w:rsidRPr="005C695D">
              <w:rPr>
                <w:rFonts w:eastAsia="Helvetica" w:hAnsi="Helvetica" w:cs="Helvetica"/>
                <w:color w:val="000000"/>
                <w:sz w:val="16"/>
                <w:szCs w:val="16"/>
              </w:rPr>
              <w:t>-0.2201</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16"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4A15A46" w14:textId="34FFAD18"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17" w:author="Xolani Sibande" w:date="2023-11-29T08:28:00Z">
                  <w:rPr>
                    <w:sz w:val="18"/>
                    <w:szCs w:val="18"/>
                  </w:rPr>
                </w:rPrChange>
              </w:rPr>
            </w:pPr>
            <w:r w:rsidRPr="005C695D">
              <w:rPr>
                <w:rFonts w:eastAsia="Helvetica" w:hAnsi="Helvetica" w:cs="Helvetica"/>
                <w:color w:val="000000"/>
                <w:sz w:val="16"/>
                <w:szCs w:val="16"/>
              </w:rPr>
              <w:t>-0.0987</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18"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D10DEF0" w14:textId="4FA036F4"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19" w:author="Xolani Sibande" w:date="2023-11-29T08:28:00Z">
                  <w:rPr>
                    <w:sz w:val="18"/>
                    <w:szCs w:val="18"/>
                  </w:rPr>
                </w:rPrChange>
              </w:rPr>
            </w:pPr>
            <w:r w:rsidRPr="005C695D">
              <w:rPr>
                <w:rFonts w:eastAsia="Helvetica" w:hAnsi="Helvetica" w:cs="Helvetica"/>
                <w:color w:val="000000"/>
                <w:sz w:val="16"/>
                <w:szCs w:val="16"/>
              </w:rPr>
              <w:t>-0.1551</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20"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4556CE" w14:textId="5069022F"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21" w:author="Xolani Sibande" w:date="2023-11-29T08:28:00Z">
                  <w:rPr>
                    <w:sz w:val="18"/>
                    <w:szCs w:val="18"/>
                  </w:rPr>
                </w:rPrChange>
              </w:rPr>
            </w:pPr>
            <w:r w:rsidRPr="005C695D">
              <w:rPr>
                <w:rFonts w:eastAsia="Helvetica" w:hAnsi="Helvetica" w:cs="Helvetica"/>
                <w:color w:val="000000"/>
                <w:sz w:val="16"/>
                <w:szCs w:val="16"/>
              </w:rPr>
              <w:t>-0.0490</w:t>
            </w:r>
          </w:p>
        </w:tc>
      </w:tr>
      <w:tr w:rsidR="007E6804" w:rsidRPr="005C695D" w14:paraId="4E8CC574" w14:textId="77777777" w:rsidTr="00A12FCA">
        <w:trPr>
          <w:trHeight w:hRule="exact" w:val="340"/>
          <w:trPrChange w:id="922"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23"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F324F62" w14:textId="77777777"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924"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25"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81C4F8C" w14:textId="77777777"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26"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27"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1248BE6" w14:textId="6785B337"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28" w:author="Xolani Sibande" w:date="2023-11-29T08:28:00Z">
                  <w:rPr>
                    <w:sz w:val="18"/>
                    <w:szCs w:val="18"/>
                  </w:rPr>
                </w:rPrChange>
              </w:rPr>
            </w:pPr>
            <w:r w:rsidRPr="005C695D">
              <w:rPr>
                <w:rFonts w:eastAsia="Helvetica" w:hAnsi="Helvetica" w:cs="Helvetica"/>
                <w:color w:val="000000"/>
                <w:sz w:val="16"/>
                <w:szCs w:val="16"/>
              </w:rPr>
              <w:t>(0.1783)</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29"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217A874" w14:textId="0F3945A3"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30" w:author="Xolani Sibande" w:date="2023-11-29T08:28:00Z">
                  <w:rPr>
                    <w:sz w:val="18"/>
                    <w:szCs w:val="18"/>
                  </w:rPr>
                </w:rPrChange>
              </w:rPr>
            </w:pPr>
            <w:r w:rsidRPr="005C695D">
              <w:rPr>
                <w:rFonts w:eastAsia="Helvetica" w:hAnsi="Helvetica" w:cs="Helvetica"/>
                <w:color w:val="000000"/>
                <w:sz w:val="16"/>
                <w:szCs w:val="16"/>
              </w:rPr>
              <w:t>(0.1708)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31"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0A6694C" w14:textId="23312CF9"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32" w:author="Xolani Sibande" w:date="2023-11-29T08:28:00Z">
                  <w:rPr>
                    <w:sz w:val="18"/>
                    <w:szCs w:val="18"/>
                  </w:rPr>
                </w:rPrChange>
              </w:rPr>
            </w:pPr>
            <w:r w:rsidRPr="005C695D">
              <w:rPr>
                <w:rFonts w:eastAsia="Helvetica" w:hAnsi="Helvetica" w:cs="Helvetica"/>
                <w:color w:val="000000"/>
                <w:sz w:val="16"/>
                <w:szCs w:val="16"/>
              </w:rPr>
              <w:t>(0.1700)</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33"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225110" w14:textId="30970D1F"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34" w:author="Xolani Sibande" w:date="2023-11-29T08:28:00Z">
                  <w:rPr>
                    <w:sz w:val="18"/>
                    <w:szCs w:val="18"/>
                  </w:rPr>
                </w:rPrChange>
              </w:rPr>
            </w:pPr>
            <w:r w:rsidRPr="005C695D">
              <w:rPr>
                <w:rFonts w:eastAsia="Helvetica" w:hAnsi="Helvetica" w:cs="Helvetica"/>
                <w:color w:val="000000"/>
                <w:sz w:val="16"/>
                <w:szCs w:val="16"/>
              </w:rPr>
              <w:t>(0.1597)</w:t>
            </w:r>
          </w:p>
        </w:tc>
      </w:tr>
      <w:tr w:rsidR="007E6804" w:rsidRPr="005C695D" w14:paraId="54895586" w14:textId="77777777" w:rsidTr="00A12FCA">
        <w:trPr>
          <w:trHeight w:hRule="exact" w:val="340"/>
          <w:trPrChange w:id="935"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36"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97FC989" w14:textId="5F24333D"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937" w:author="Xolani Sibande" w:date="2023-11-29T08:28:00Z">
                  <w:rPr>
                    <w:sz w:val="18"/>
                    <w:szCs w:val="18"/>
                  </w:rPr>
                </w:rPrChange>
              </w:rPr>
            </w:pPr>
            <m:oMathPara>
              <m:oMath>
                <m:r>
                  <m:rPr>
                    <m:sty m:val="p"/>
                  </m:rPr>
                  <w:rPr>
                    <w:rFonts w:ascii="Cambria Math" w:hAnsi="Cambria Math"/>
                    <w:sz w:val="16"/>
                    <w:szCs w:val="16"/>
                    <w:rPrChange w:id="938" w:author="Xolani Sibande" w:date="2023-11-29T08:28:00Z">
                      <w:rPr>
                        <w:rFonts w:ascii="Cambria Math" w:hAnsi="Cambria Math"/>
                        <w:sz w:val="18"/>
                        <w:szCs w:val="18"/>
                      </w:rPr>
                    </w:rPrChange>
                  </w:rPr>
                  <m:t>Δ</m:t>
                </m:r>
                <m:r>
                  <w:del w:id="939" w:author="Alistair Milne" w:date="2023-12-14T12:19:00Z">
                    <w:rPr>
                      <w:rFonts w:ascii="Cambria Math" w:hAnsi="Cambria Math"/>
                      <w:sz w:val="16"/>
                      <w:szCs w:val="16"/>
                      <w:rPrChange w:id="940" w:author="Xolani Sibande" w:date="2023-11-29T08:28:00Z">
                        <w:rPr>
                          <w:rFonts w:ascii="Cambria Math" w:hAnsi="Cambria Math"/>
                          <w:sz w:val="18"/>
                          <w:szCs w:val="18"/>
                        </w:rPr>
                      </w:rPrChange>
                    </w:rPr>
                    <m:t>Deman</m:t>
                  </w:del>
                </m:r>
                <m:sSub>
                  <m:sSubPr>
                    <m:ctrlPr>
                      <w:rPr>
                        <w:rFonts w:ascii="Cambria Math" w:hAnsi="Cambria Math"/>
                        <w:sz w:val="16"/>
                        <w:szCs w:val="16"/>
                      </w:rPr>
                    </m:ctrlPr>
                  </m:sSubPr>
                  <m:e>
                    <m:r>
                      <w:ins w:id="941" w:author="Alistair Milne" w:date="2023-12-14T12:19:00Z">
                        <w:rPr>
                          <w:rFonts w:ascii="Cambria Math" w:hAnsi="Cambria Math"/>
                          <w:sz w:val="16"/>
                          <w:szCs w:val="16"/>
                        </w:rPr>
                        <m:t>IntMargin</m:t>
                      </w:ins>
                    </m:r>
                    <m:r>
                      <w:del w:id="942" w:author="Alistair Milne" w:date="2023-12-14T12:19:00Z">
                        <w:rPr>
                          <w:rFonts w:ascii="Cambria Math" w:hAnsi="Cambria Math"/>
                          <w:sz w:val="16"/>
                          <w:szCs w:val="16"/>
                          <w:rPrChange w:id="943" w:author="Xolani Sibande" w:date="2023-11-29T08:28:00Z">
                            <w:rPr>
                              <w:rFonts w:ascii="Cambria Math" w:hAnsi="Cambria Math"/>
                              <w:sz w:val="18"/>
                              <w:szCs w:val="18"/>
                            </w:rPr>
                          </w:rPrChange>
                        </w:rPr>
                        <m:t>d</m:t>
                      </w:del>
                    </m:r>
                  </m:e>
                  <m:sub>
                    <m:r>
                      <w:rPr>
                        <w:rFonts w:ascii="Cambria Math" w:hAnsi="Cambria Math"/>
                        <w:sz w:val="16"/>
                        <w:szCs w:val="16"/>
                        <w:rPrChange w:id="944" w:author="Xolani Sibande" w:date="2023-11-29T08:28:00Z">
                          <w:rPr>
                            <w:rFonts w:ascii="Cambria Math" w:hAnsi="Cambria Math"/>
                            <w:sz w:val="18"/>
                            <w:szCs w:val="18"/>
                          </w:rPr>
                        </w:rPrChange>
                      </w:rPr>
                      <m:t>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45"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66350CF" w14:textId="77777777"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46"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47"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B1FC5FB" w14:textId="77777777"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48"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49"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CFAEB2C" w14:textId="2DDF2EBC"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50" w:author="Xolani Sibande" w:date="2023-11-29T08:28:00Z">
                  <w:rPr>
                    <w:sz w:val="18"/>
                    <w:szCs w:val="18"/>
                  </w:rPr>
                </w:rPrChange>
              </w:rPr>
            </w:pPr>
            <w:r w:rsidRPr="005C695D">
              <w:rPr>
                <w:rFonts w:eastAsia="Helvetica" w:hAnsi="Helvetica" w:cs="Helvetica"/>
                <w:color w:val="000000"/>
                <w:sz w:val="16"/>
                <w:szCs w:val="16"/>
              </w:rPr>
              <w:t>-0.0034</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51"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11CF1A4" w14:textId="77777777"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52"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53"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E6F07C2" w14:textId="6610BF48"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54" w:author="Xolani Sibande" w:date="2023-11-29T08:28:00Z">
                  <w:rPr>
                    <w:sz w:val="18"/>
                    <w:szCs w:val="18"/>
                  </w:rPr>
                </w:rPrChange>
              </w:rPr>
            </w:pPr>
            <w:r w:rsidRPr="005C695D">
              <w:rPr>
                <w:rFonts w:eastAsia="Helvetica" w:hAnsi="Helvetica" w:cs="Helvetica"/>
                <w:color w:val="000000"/>
                <w:sz w:val="16"/>
                <w:szCs w:val="16"/>
              </w:rPr>
              <w:t>-0.0041</w:t>
            </w:r>
          </w:p>
        </w:tc>
      </w:tr>
      <w:tr w:rsidR="007E6804" w:rsidRPr="005C695D" w14:paraId="19EE319B" w14:textId="77777777" w:rsidTr="00A12FCA">
        <w:trPr>
          <w:trHeight w:hRule="exact" w:val="340"/>
          <w:trPrChange w:id="955"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56"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3A2CA6D" w14:textId="77777777"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957"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58"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73C7BC9" w14:textId="77777777"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59"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60"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6658CBC" w14:textId="77777777"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61"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62"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0D4E368" w14:textId="2B8716F5"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63" w:author="Xolani Sibande" w:date="2023-11-29T08:28:00Z">
                  <w:rPr>
                    <w:sz w:val="18"/>
                    <w:szCs w:val="18"/>
                  </w:rPr>
                </w:rPrChange>
              </w:rPr>
            </w:pPr>
            <w:r w:rsidRPr="005C695D">
              <w:rPr>
                <w:rFonts w:eastAsia="Helvetica" w:hAnsi="Helvetica" w:cs="Helvetica"/>
                <w:color w:val="000000"/>
                <w:sz w:val="16"/>
                <w:szCs w:val="16"/>
              </w:rPr>
              <w:t>(0.0034)</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64"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2250830" w14:textId="77777777"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65"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66"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1B7F992" w14:textId="78887AC2"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67" w:author="Xolani Sibande" w:date="2023-11-29T08:28:00Z">
                  <w:rPr>
                    <w:sz w:val="18"/>
                    <w:szCs w:val="18"/>
                  </w:rPr>
                </w:rPrChange>
              </w:rPr>
            </w:pPr>
            <w:r w:rsidRPr="005C695D">
              <w:rPr>
                <w:rFonts w:eastAsia="Helvetica" w:hAnsi="Helvetica" w:cs="Helvetica"/>
                <w:color w:val="000000"/>
                <w:sz w:val="16"/>
                <w:szCs w:val="16"/>
              </w:rPr>
              <w:t>(0.0033)</w:t>
            </w:r>
          </w:p>
        </w:tc>
      </w:tr>
      <w:tr w:rsidR="007E6804" w:rsidRPr="005C695D" w14:paraId="33291318" w14:textId="77777777" w:rsidTr="00A12FCA">
        <w:trPr>
          <w:trHeight w:hRule="exact" w:val="340"/>
          <w:trPrChange w:id="968"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69"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1F1B96F" w14:textId="77777777"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970" w:author="Xolani Sibande" w:date="2023-11-29T08:28:00Z">
                  <w:rPr>
                    <w:sz w:val="18"/>
                    <w:szCs w:val="18"/>
                  </w:rPr>
                </w:rPrChange>
              </w:rPr>
            </w:pPr>
            <m:oMathPara>
              <m:oMath>
                <m:r>
                  <w:rPr>
                    <w:rFonts w:ascii="Cambria Math" w:hAnsi="Cambria Math"/>
                    <w:sz w:val="16"/>
                    <w:szCs w:val="16"/>
                    <w:rPrChange w:id="971" w:author="Xolani Sibande" w:date="2023-11-29T08:28: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972" w:author="Xolani Sibande" w:date="2023-11-29T08:28:00Z">
                          <w:rPr>
                            <w:rFonts w:ascii="Cambria Math" w:hAnsi="Cambria Math"/>
                            <w:sz w:val="18"/>
                            <w:szCs w:val="18"/>
                          </w:rPr>
                        </w:rPrChange>
                      </w:rPr>
                      <m:t>A</m:t>
                    </m:r>
                  </m:e>
                  <m:sub>
                    <m:r>
                      <w:rPr>
                        <w:rFonts w:ascii="Cambria Math" w:hAnsi="Cambria Math"/>
                        <w:sz w:val="16"/>
                        <w:szCs w:val="16"/>
                        <w:rPrChange w:id="973" w:author="Xolani Sibande" w:date="2023-11-29T08:28:00Z">
                          <w:rPr>
                            <w:rFonts w:ascii="Cambria Math" w:hAnsi="Cambria Math"/>
                            <w:sz w:val="18"/>
                            <w:szCs w:val="18"/>
                          </w:rPr>
                        </w:rPrChange>
                      </w:rPr>
                      <m: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74"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163C506" w14:textId="77777777"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75"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76"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B8A27A9" w14:textId="77777777"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77"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78"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E2045E0" w14:textId="77777777"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79"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80"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7258727" w14:textId="26DA68CD"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81" w:author="Xolani Sibande" w:date="2023-11-29T08:28:00Z">
                  <w:rPr>
                    <w:sz w:val="18"/>
                    <w:szCs w:val="18"/>
                  </w:rPr>
                </w:rPrChange>
              </w:rPr>
            </w:pPr>
            <w:r w:rsidRPr="005C695D">
              <w:rPr>
                <w:rFonts w:eastAsia="Helvetica" w:hAnsi="Helvetica" w:cs="Helvetica"/>
                <w:color w:val="000000"/>
                <w:sz w:val="16"/>
                <w:szCs w:val="16"/>
              </w:rPr>
              <w:t>0.9497</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82"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5BEC8C5" w14:textId="23F351EC"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83" w:author="Xolani Sibande" w:date="2023-11-29T08:28:00Z">
                  <w:rPr>
                    <w:sz w:val="18"/>
                    <w:szCs w:val="18"/>
                  </w:rPr>
                </w:rPrChange>
              </w:rPr>
            </w:pPr>
            <w:r w:rsidRPr="005C695D">
              <w:rPr>
                <w:rFonts w:eastAsia="Helvetica" w:hAnsi="Helvetica" w:cs="Helvetica"/>
                <w:color w:val="000000"/>
                <w:sz w:val="16"/>
                <w:szCs w:val="16"/>
              </w:rPr>
              <w:t>0.6684</w:t>
            </w:r>
          </w:p>
        </w:tc>
      </w:tr>
      <w:tr w:rsidR="007E6804" w:rsidRPr="005C695D" w14:paraId="4A39013F" w14:textId="77777777" w:rsidTr="00A12FCA">
        <w:trPr>
          <w:trHeight w:hRule="exact" w:val="340"/>
          <w:trPrChange w:id="984"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85"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9CE5E5A" w14:textId="77777777"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986"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87"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D068C59" w14:textId="77777777"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88"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89"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F42EA27" w14:textId="77777777"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90"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91"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51DC05F" w14:textId="77777777"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92"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93"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169CD0F" w14:textId="489A8F38"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94" w:author="Xolani Sibande" w:date="2023-11-29T08:28:00Z">
                  <w:rPr>
                    <w:sz w:val="18"/>
                    <w:szCs w:val="18"/>
                  </w:rPr>
                </w:rPrChange>
              </w:rPr>
            </w:pPr>
            <w:r w:rsidRPr="005C695D">
              <w:rPr>
                <w:rFonts w:eastAsia="Helvetica" w:hAnsi="Helvetica" w:cs="Helvetica"/>
                <w:color w:val="000000"/>
                <w:sz w:val="16"/>
                <w:szCs w:val="16"/>
              </w:rPr>
              <w:t>(1.1502)</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95"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2EC9C68" w14:textId="6C7531EE" w:rsidR="007E6804" w:rsidRPr="005C695D" w:rsidRDefault="007E680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996" w:author="Xolani Sibande" w:date="2023-11-29T08:28:00Z">
                  <w:rPr>
                    <w:sz w:val="18"/>
                    <w:szCs w:val="18"/>
                  </w:rPr>
                </w:rPrChange>
              </w:rPr>
            </w:pPr>
            <w:r w:rsidRPr="005C695D">
              <w:rPr>
                <w:rFonts w:eastAsia="Helvetica" w:hAnsi="Helvetica" w:cs="Helvetica"/>
                <w:color w:val="000000"/>
                <w:sz w:val="16"/>
                <w:szCs w:val="16"/>
              </w:rPr>
              <w:t>(1.2171)</w:t>
            </w:r>
          </w:p>
        </w:tc>
      </w:tr>
      <w:tr w:rsidR="00C8280D" w:rsidRPr="005C695D" w14:paraId="73BCD9A9" w14:textId="77777777" w:rsidTr="00A12FCA">
        <w:trPr>
          <w:trHeight w:hRule="exact" w:val="340"/>
          <w:trPrChange w:id="997"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998"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7F1A1F6" w14:textId="77777777" w:rsidR="00C8280D" w:rsidRPr="005C695D" w:rsidRDefault="00C8280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999" w:author="Xolani Sibande" w:date="2023-11-29T08:28:00Z">
                  <w:rPr>
                    <w:sz w:val="18"/>
                    <w:szCs w:val="18"/>
                  </w:rPr>
                </w:rPrChange>
              </w:rPr>
            </w:pPr>
            <m:oMathPara>
              <m:oMath>
                <m:r>
                  <w:rPr>
                    <w:rFonts w:ascii="Cambria Math" w:hAnsi="Cambria Math"/>
                    <w:sz w:val="16"/>
                    <w:szCs w:val="16"/>
                    <w:rPrChange w:id="1000" w:author="Xolani Sibande" w:date="2023-11-29T08:28: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1001" w:author="Xolani Sibande" w:date="2023-11-29T08:28:00Z">
                          <w:rPr>
                            <w:rFonts w:ascii="Cambria Math" w:hAnsi="Cambria Math"/>
                            <w:sz w:val="18"/>
                            <w:szCs w:val="18"/>
                          </w:rPr>
                        </w:rPrChange>
                      </w:rPr>
                      <m:t>E</m:t>
                    </m:r>
                  </m:e>
                  <m:sub>
                    <m:r>
                      <w:rPr>
                        <w:rFonts w:ascii="Cambria Math" w:hAnsi="Cambria Math"/>
                        <w:sz w:val="16"/>
                        <w:szCs w:val="16"/>
                        <w:rPrChange w:id="1002" w:author="Xolani Sibande" w:date="2023-11-29T08:28:00Z">
                          <w:rPr>
                            <w:rFonts w:ascii="Cambria Math" w:hAnsi="Cambria Math"/>
                            <w:sz w:val="18"/>
                            <w:szCs w:val="18"/>
                          </w:rPr>
                        </w:rPrChange>
                      </w:rPr>
                      <m: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03"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DF1D34" w14:textId="77777777" w:rsidR="00C8280D" w:rsidRPr="005C695D" w:rsidRDefault="00C8280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04"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05"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9702EA2" w14:textId="77777777" w:rsidR="00C8280D" w:rsidRPr="005C695D" w:rsidRDefault="00C8280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06"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07"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FB9AF0D" w14:textId="77777777" w:rsidR="00C8280D" w:rsidRPr="005C695D" w:rsidRDefault="00C8280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08"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09"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17D7A64" w14:textId="67096873" w:rsidR="00C8280D" w:rsidRPr="005C695D" w:rsidRDefault="00C8280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10" w:author="Xolani Sibande" w:date="2023-11-29T08:28:00Z">
                  <w:rPr>
                    <w:sz w:val="18"/>
                    <w:szCs w:val="18"/>
                  </w:rPr>
                </w:rPrChange>
              </w:rPr>
            </w:pPr>
            <w:r w:rsidRPr="005C695D">
              <w:rPr>
                <w:rFonts w:eastAsia="Helvetica" w:hAnsi="Helvetica" w:cs="Helvetica"/>
                <w:color w:val="000000"/>
                <w:sz w:val="16"/>
                <w:szCs w:val="16"/>
              </w:rPr>
              <w:t>-0.0858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11"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5CCFAC3" w14:textId="6EF900AE" w:rsidR="00C8280D" w:rsidRPr="005C695D" w:rsidRDefault="00C8280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12" w:author="Xolani Sibande" w:date="2023-11-29T08:28:00Z">
                  <w:rPr>
                    <w:sz w:val="18"/>
                    <w:szCs w:val="18"/>
                  </w:rPr>
                </w:rPrChange>
              </w:rPr>
            </w:pPr>
            <w:r w:rsidRPr="005C695D">
              <w:rPr>
                <w:rFonts w:eastAsia="Helvetica" w:hAnsi="Helvetica" w:cs="Helvetica"/>
                <w:color w:val="000000"/>
                <w:sz w:val="16"/>
                <w:szCs w:val="16"/>
              </w:rPr>
              <w:t>-0.0709</w:t>
            </w:r>
          </w:p>
        </w:tc>
      </w:tr>
      <w:tr w:rsidR="00DC396D" w:rsidRPr="005C695D" w14:paraId="066698E5" w14:textId="77777777" w:rsidTr="00A12FCA">
        <w:trPr>
          <w:trHeight w:hRule="exact" w:val="340"/>
          <w:trPrChange w:id="1013"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14"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EF72BE5" w14:textId="77777777" w:rsidR="00DC396D" w:rsidRPr="005C695D"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015"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16"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5BC1A3" w14:textId="77777777" w:rsidR="00DC396D" w:rsidRPr="005C695D"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17"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18"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A20750F" w14:textId="77777777" w:rsidR="00DC396D" w:rsidRPr="005C695D"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19"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20"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A37C166" w14:textId="77777777" w:rsidR="00DC396D" w:rsidRPr="005C695D"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21"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22"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803570C" w14:textId="619C0B8B" w:rsidR="00DC396D" w:rsidRPr="005C695D"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23" w:author="Xolani Sibande" w:date="2023-11-29T08:28:00Z">
                  <w:rPr>
                    <w:sz w:val="18"/>
                    <w:szCs w:val="18"/>
                  </w:rPr>
                </w:rPrChange>
              </w:rPr>
            </w:pPr>
            <w:r w:rsidRPr="005C695D">
              <w:rPr>
                <w:rFonts w:eastAsia="Helvetica" w:hAnsi="Helvetica" w:cs="Helvetica"/>
                <w:color w:val="000000"/>
                <w:sz w:val="16"/>
                <w:szCs w:val="16"/>
              </w:rPr>
              <w:t>(0.0898)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24"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32F3DE7" w14:textId="3A73C8E9" w:rsidR="00DC396D" w:rsidRPr="005C695D"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25" w:author="Xolani Sibande" w:date="2023-11-29T08:28:00Z">
                  <w:rPr>
                    <w:sz w:val="18"/>
                    <w:szCs w:val="18"/>
                  </w:rPr>
                </w:rPrChange>
              </w:rPr>
            </w:pPr>
            <w:r w:rsidRPr="005C695D">
              <w:rPr>
                <w:rFonts w:eastAsia="Helvetica" w:hAnsi="Helvetica" w:cs="Helvetica"/>
                <w:color w:val="000000"/>
                <w:sz w:val="16"/>
                <w:szCs w:val="16"/>
              </w:rPr>
              <w:t>(0.1011)</w:t>
            </w:r>
          </w:p>
        </w:tc>
      </w:tr>
      <w:tr w:rsidR="00DC396D" w:rsidRPr="005C695D" w14:paraId="35894E65" w14:textId="77777777" w:rsidTr="00A12FCA">
        <w:trPr>
          <w:trHeight w:hRule="exact" w:val="340"/>
          <w:trPrChange w:id="1026"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27"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90431BB" w14:textId="77777777" w:rsidR="00DC396D" w:rsidRPr="005C695D"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028" w:author="Xolani Sibande" w:date="2023-11-29T08:28:00Z">
                  <w:rPr>
                    <w:sz w:val="18"/>
                    <w:szCs w:val="18"/>
                  </w:rPr>
                </w:rPrChange>
              </w:rPr>
            </w:pPr>
            <m:oMathPara>
              <m:oMath>
                <m:r>
                  <w:rPr>
                    <w:rFonts w:ascii="Cambria Math" w:hAnsi="Cambria Math"/>
                    <w:sz w:val="16"/>
                    <w:szCs w:val="16"/>
                    <w:rPrChange w:id="1029" w:author="Xolani Sibande" w:date="2023-11-29T08:28:00Z">
                      <w:rPr>
                        <w:rFonts w:ascii="Cambria Math" w:hAnsi="Cambria Math"/>
                        <w:sz w:val="18"/>
                        <w:szCs w:val="18"/>
                      </w:rPr>
                    </w:rPrChange>
                  </w:rPr>
                  <m:t>Liquidit</m:t>
                </m:r>
                <m:sSub>
                  <m:sSubPr>
                    <m:ctrlPr>
                      <w:rPr>
                        <w:rFonts w:ascii="Cambria Math" w:hAnsi="Cambria Math"/>
                        <w:sz w:val="16"/>
                        <w:szCs w:val="16"/>
                      </w:rPr>
                    </m:ctrlPr>
                  </m:sSubPr>
                  <m:e>
                    <m:r>
                      <w:rPr>
                        <w:rFonts w:ascii="Cambria Math" w:hAnsi="Cambria Math"/>
                        <w:sz w:val="16"/>
                        <w:szCs w:val="16"/>
                        <w:rPrChange w:id="1030" w:author="Xolani Sibande" w:date="2023-11-29T08:28:00Z">
                          <w:rPr>
                            <w:rFonts w:ascii="Cambria Math" w:hAnsi="Cambria Math"/>
                            <w:sz w:val="18"/>
                            <w:szCs w:val="18"/>
                          </w:rPr>
                        </w:rPrChange>
                      </w:rPr>
                      <m:t>y</m:t>
                    </m:r>
                  </m:e>
                  <m:sub>
                    <m:r>
                      <w:rPr>
                        <w:rFonts w:ascii="Cambria Math" w:hAnsi="Cambria Math"/>
                        <w:sz w:val="16"/>
                        <w:szCs w:val="16"/>
                        <w:rPrChange w:id="1031" w:author="Xolani Sibande" w:date="2023-11-29T08:28:00Z">
                          <w:rPr>
                            <w:rFonts w:ascii="Cambria Math" w:hAnsi="Cambria Math"/>
                            <w:sz w:val="18"/>
                            <w:szCs w:val="18"/>
                          </w:rPr>
                        </w:rPrChange>
                      </w:rPr>
                      <m: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32"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0F490AD" w14:textId="77777777" w:rsidR="00DC396D" w:rsidRPr="005C695D"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33"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34"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15F0A19" w14:textId="77777777" w:rsidR="00DC396D" w:rsidRPr="005C695D"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35"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36"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6134557" w14:textId="77777777" w:rsidR="00DC396D" w:rsidRPr="005C695D"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37"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38"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C57CF6D" w14:textId="06EF5E53" w:rsidR="00DC396D" w:rsidRPr="005C695D"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39" w:author="Xolani Sibande" w:date="2023-11-29T08:28:00Z">
                  <w:rPr>
                    <w:sz w:val="18"/>
                    <w:szCs w:val="18"/>
                  </w:rPr>
                </w:rPrChange>
              </w:rPr>
            </w:pPr>
            <w:r w:rsidRPr="005C695D">
              <w:rPr>
                <w:rFonts w:eastAsia="Helvetica" w:hAnsi="Helvetica" w:cs="Helvetica"/>
                <w:color w:val="000000"/>
                <w:sz w:val="16"/>
                <w:szCs w:val="16"/>
              </w:rPr>
              <w:t>-0.0045</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40"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FBD8AF9" w14:textId="28025B2A" w:rsidR="00DC396D" w:rsidRPr="005C695D"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41" w:author="Xolani Sibande" w:date="2023-11-29T08:28:00Z">
                  <w:rPr>
                    <w:sz w:val="18"/>
                    <w:szCs w:val="18"/>
                  </w:rPr>
                </w:rPrChange>
              </w:rPr>
            </w:pPr>
            <w:r w:rsidRPr="005C695D">
              <w:rPr>
                <w:rFonts w:eastAsia="Helvetica" w:hAnsi="Helvetica" w:cs="Helvetica"/>
                <w:color w:val="000000"/>
                <w:sz w:val="16"/>
                <w:szCs w:val="16"/>
              </w:rPr>
              <w:t>-0.0012</w:t>
            </w:r>
          </w:p>
        </w:tc>
      </w:tr>
      <w:tr w:rsidR="00DC396D" w:rsidRPr="005C695D" w14:paraId="2B16A4DC" w14:textId="77777777" w:rsidTr="00A12FCA">
        <w:trPr>
          <w:trHeight w:hRule="exact" w:val="340"/>
          <w:trPrChange w:id="1042" w:author="Xolani Sibande" w:date="2023-11-29T09:23:00Z">
            <w:trPr>
              <w:trHeight w:val="20"/>
            </w:trPr>
          </w:trPrChange>
        </w:trPr>
        <w:tc>
          <w:tcPr>
            <w:tcW w:w="95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043" w:author="Xolani Sibande" w:date="2023-11-29T09:23:00Z">
              <w:tcPr>
                <w:tcW w:w="95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6F914DA8" w14:textId="77777777" w:rsidR="00DC396D" w:rsidRPr="005C695D"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044" w:author="Xolani Sibande" w:date="2023-11-29T08:28:00Z">
                  <w:rPr>
                    <w:sz w:val="18"/>
                    <w:szCs w:val="18"/>
                  </w:rPr>
                </w:rPrChange>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045"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45D257C" w14:textId="77777777" w:rsidR="00DC396D" w:rsidRPr="005C695D"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46" w:author="Xolani Sibande" w:date="2023-11-29T08:28:00Z">
                  <w:rPr>
                    <w:sz w:val="18"/>
                    <w:szCs w:val="18"/>
                  </w:rPr>
                </w:rPrChange>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047"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473DED6" w14:textId="77777777" w:rsidR="00DC396D" w:rsidRPr="005C695D"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48" w:author="Xolani Sibande" w:date="2023-11-29T08:28:00Z">
                  <w:rPr>
                    <w:sz w:val="18"/>
                    <w:szCs w:val="18"/>
                  </w:rPr>
                </w:rPrChange>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049"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C389AF3" w14:textId="77777777" w:rsidR="00DC396D" w:rsidRPr="005C695D"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50" w:author="Xolani Sibande" w:date="2023-11-29T08:28:00Z">
                  <w:rPr>
                    <w:sz w:val="18"/>
                    <w:szCs w:val="18"/>
                  </w:rPr>
                </w:rPrChange>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051"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29D22A3" w14:textId="7D7018E5" w:rsidR="00DC396D" w:rsidRPr="005C695D"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52" w:author="Xolani Sibande" w:date="2023-11-29T08:28:00Z">
                  <w:rPr>
                    <w:sz w:val="18"/>
                    <w:szCs w:val="18"/>
                  </w:rPr>
                </w:rPrChange>
              </w:rPr>
            </w:pPr>
            <w:r w:rsidRPr="005C695D">
              <w:rPr>
                <w:rFonts w:eastAsia="Helvetica" w:hAnsi="Helvetica" w:cs="Helvetica"/>
                <w:color w:val="000000"/>
                <w:sz w:val="16"/>
                <w:szCs w:val="16"/>
              </w:rPr>
              <w:t>(0.0070)</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053"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1469032" w14:textId="507803B3" w:rsidR="00DC396D" w:rsidRPr="005C695D" w:rsidRDefault="00DC396D"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54" w:author="Xolani Sibande" w:date="2023-11-29T08:28:00Z">
                  <w:rPr>
                    <w:sz w:val="18"/>
                    <w:szCs w:val="18"/>
                  </w:rPr>
                </w:rPrChange>
              </w:rPr>
            </w:pPr>
            <w:r w:rsidRPr="005C695D">
              <w:rPr>
                <w:rFonts w:eastAsia="Helvetica" w:hAnsi="Helvetica" w:cs="Helvetica"/>
                <w:color w:val="000000"/>
                <w:sz w:val="16"/>
                <w:szCs w:val="16"/>
              </w:rPr>
              <w:t>(0.0074)</w:t>
            </w:r>
          </w:p>
        </w:tc>
      </w:tr>
      <w:tr w:rsidR="00370EF6" w:rsidRPr="005C695D" w14:paraId="3991E5CB" w14:textId="77777777" w:rsidTr="00A12FCA">
        <w:trPr>
          <w:trHeight w:hRule="exact" w:val="340"/>
          <w:trPrChange w:id="1055" w:author="Xolani Sibande" w:date="2023-11-29T09:23:00Z">
            <w:trPr>
              <w:trHeight w:val="20"/>
            </w:trPr>
          </w:trPrChange>
        </w:trPr>
        <w:tc>
          <w:tcPr>
            <w:tcW w:w="95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56" w:author="Xolani Sibande" w:date="2023-11-29T09:23:00Z">
              <w:tcPr>
                <w:tcW w:w="95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EBF4578"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057" w:author="Xolani Sibande" w:date="2023-11-29T08:28:00Z">
                  <w:rPr>
                    <w:sz w:val="18"/>
                    <w:szCs w:val="18"/>
                  </w:rPr>
                </w:rPrChange>
              </w:rPr>
            </w:pPr>
            <w:r w:rsidRPr="005C695D">
              <w:rPr>
                <w:rFonts w:eastAsia="Helvetica" w:hAnsi="Helvetica" w:cs="Helvetica"/>
                <w:color w:val="000000"/>
                <w:sz w:val="16"/>
                <w:szCs w:val="16"/>
                <w:rPrChange w:id="1058" w:author="Xolani Sibande" w:date="2023-11-29T08:28:00Z">
                  <w:rPr>
                    <w:rFonts w:eastAsia="Helvetica" w:hAnsi="Helvetica" w:cs="Helvetica"/>
                    <w:color w:val="000000"/>
                    <w:sz w:val="18"/>
                    <w:szCs w:val="18"/>
                  </w:rPr>
                </w:rPrChange>
              </w:rPr>
              <w:t>Num.Obs.</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59"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AD8D341"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60" w:author="Xolani Sibande" w:date="2023-11-29T08:28:00Z">
                  <w:rPr>
                    <w:sz w:val="18"/>
                    <w:szCs w:val="18"/>
                  </w:rPr>
                </w:rPrChange>
              </w:rPr>
            </w:pPr>
            <w:r w:rsidRPr="005C695D">
              <w:rPr>
                <w:rFonts w:eastAsia="Helvetica" w:hAnsi="Helvetica" w:cs="Helvetica"/>
                <w:color w:val="000000"/>
                <w:sz w:val="16"/>
                <w:szCs w:val="16"/>
                <w:rPrChange w:id="1061" w:author="Xolani Sibande" w:date="2023-11-29T08:28:00Z">
                  <w:rPr>
                    <w:rFonts w:eastAsia="Helvetica" w:hAnsi="Helvetica" w:cs="Helvetica"/>
                    <w:color w:val="000000"/>
                    <w:sz w:val="18"/>
                    <w:szCs w:val="18"/>
                  </w:rPr>
                </w:rPrChange>
              </w:rPr>
              <w:t>372</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62"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2D231A"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63" w:author="Xolani Sibande" w:date="2023-11-29T08:28:00Z">
                  <w:rPr>
                    <w:sz w:val="18"/>
                    <w:szCs w:val="18"/>
                  </w:rPr>
                </w:rPrChange>
              </w:rPr>
            </w:pPr>
            <w:r w:rsidRPr="005C695D">
              <w:rPr>
                <w:rFonts w:eastAsia="Helvetica" w:hAnsi="Helvetica" w:cs="Helvetica"/>
                <w:color w:val="000000"/>
                <w:sz w:val="16"/>
                <w:szCs w:val="16"/>
                <w:rPrChange w:id="1064" w:author="Xolani Sibande" w:date="2023-11-29T08:28:00Z">
                  <w:rPr>
                    <w:rFonts w:eastAsia="Helvetica" w:hAnsi="Helvetica" w:cs="Helvetica"/>
                    <w:color w:val="000000"/>
                    <w:sz w:val="18"/>
                    <w:szCs w:val="18"/>
                  </w:rPr>
                </w:rPrChange>
              </w:rPr>
              <w:t>372</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65"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DA88904"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66" w:author="Xolani Sibande" w:date="2023-11-29T08:28:00Z">
                  <w:rPr>
                    <w:sz w:val="18"/>
                    <w:szCs w:val="18"/>
                  </w:rPr>
                </w:rPrChange>
              </w:rPr>
            </w:pPr>
            <w:r w:rsidRPr="005C695D">
              <w:rPr>
                <w:rFonts w:eastAsia="Helvetica" w:hAnsi="Helvetica" w:cs="Helvetica"/>
                <w:color w:val="000000"/>
                <w:sz w:val="16"/>
                <w:szCs w:val="16"/>
                <w:rPrChange w:id="1067" w:author="Xolani Sibande" w:date="2023-11-29T08:28:00Z">
                  <w:rPr>
                    <w:rFonts w:eastAsia="Helvetica" w:hAnsi="Helvetica" w:cs="Helvetica"/>
                    <w:color w:val="000000"/>
                    <w:sz w:val="18"/>
                    <w:szCs w:val="18"/>
                  </w:rPr>
                </w:rPrChange>
              </w:rPr>
              <w:t>368</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68"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59D3FDB"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69" w:author="Xolani Sibande" w:date="2023-11-29T08:28:00Z">
                  <w:rPr>
                    <w:sz w:val="18"/>
                    <w:szCs w:val="18"/>
                  </w:rPr>
                </w:rPrChange>
              </w:rPr>
            </w:pPr>
            <w:r w:rsidRPr="005C695D">
              <w:rPr>
                <w:rFonts w:eastAsia="Helvetica" w:hAnsi="Helvetica" w:cs="Helvetica"/>
                <w:color w:val="000000"/>
                <w:sz w:val="16"/>
                <w:szCs w:val="16"/>
                <w:rPrChange w:id="1070" w:author="Xolani Sibande" w:date="2023-11-29T08:28:00Z">
                  <w:rPr>
                    <w:rFonts w:eastAsia="Helvetica" w:hAnsi="Helvetica" w:cs="Helvetica"/>
                    <w:color w:val="000000"/>
                    <w:sz w:val="18"/>
                    <w:szCs w:val="18"/>
                  </w:rPr>
                </w:rPrChange>
              </w:rPr>
              <w:t>368</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71"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CA7B9DC"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72" w:author="Xolani Sibande" w:date="2023-11-29T08:28:00Z">
                  <w:rPr>
                    <w:sz w:val="18"/>
                    <w:szCs w:val="18"/>
                  </w:rPr>
                </w:rPrChange>
              </w:rPr>
            </w:pPr>
            <w:r w:rsidRPr="005C695D">
              <w:rPr>
                <w:rFonts w:eastAsia="Helvetica" w:hAnsi="Helvetica" w:cs="Helvetica"/>
                <w:color w:val="000000"/>
                <w:sz w:val="16"/>
                <w:szCs w:val="16"/>
                <w:rPrChange w:id="1073" w:author="Xolani Sibande" w:date="2023-11-29T08:28:00Z">
                  <w:rPr>
                    <w:rFonts w:eastAsia="Helvetica" w:hAnsi="Helvetica" w:cs="Helvetica"/>
                    <w:color w:val="000000"/>
                    <w:sz w:val="18"/>
                    <w:szCs w:val="18"/>
                  </w:rPr>
                </w:rPrChange>
              </w:rPr>
              <w:t>364</w:t>
            </w:r>
          </w:p>
        </w:tc>
      </w:tr>
      <w:tr w:rsidR="004C3832" w:rsidRPr="005C695D" w14:paraId="3C9571FA" w14:textId="77777777" w:rsidTr="00A12FCA">
        <w:trPr>
          <w:trHeight w:hRule="exact" w:val="340"/>
          <w:trPrChange w:id="1074"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75"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D29716B" w14:textId="77777777" w:rsidR="004C3832" w:rsidRPr="005C695D" w:rsidRDefault="004C3832"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076" w:author="Xolani Sibande" w:date="2023-11-29T08:28:00Z">
                  <w:rPr>
                    <w:sz w:val="18"/>
                    <w:szCs w:val="18"/>
                  </w:rPr>
                </w:rPrChange>
              </w:rPr>
            </w:pPr>
            <w:r w:rsidRPr="005C695D">
              <w:rPr>
                <w:rFonts w:eastAsia="Helvetica" w:hAnsi="Helvetica" w:cs="Helvetica"/>
                <w:color w:val="000000"/>
                <w:sz w:val="16"/>
                <w:szCs w:val="16"/>
                <w:rPrChange w:id="1077" w:author="Xolani Sibande" w:date="2023-11-29T08:28:00Z">
                  <w:rPr>
                    <w:rFonts w:eastAsia="Helvetica" w:hAnsi="Helvetica" w:cs="Helvetica"/>
                    <w:color w:val="000000"/>
                    <w:sz w:val="18"/>
                    <w:szCs w:val="18"/>
                  </w:rPr>
                </w:rPrChange>
              </w:rPr>
              <w:t>Adj.R squared</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78"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9F0D317" w14:textId="2732C345" w:rsidR="004C3832" w:rsidRPr="005C695D" w:rsidRDefault="004C3832"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79" w:author="Xolani Sibande" w:date="2023-11-29T08:28:00Z">
                  <w:rPr>
                    <w:sz w:val="18"/>
                    <w:szCs w:val="18"/>
                  </w:rPr>
                </w:rPrChange>
              </w:rPr>
            </w:pPr>
            <w:r w:rsidRPr="005C695D">
              <w:rPr>
                <w:rFonts w:eastAsia="Helvetica" w:hAnsi="Helvetica" w:cs="Helvetica"/>
                <w:color w:val="000000"/>
                <w:sz w:val="16"/>
                <w:szCs w:val="16"/>
              </w:rPr>
              <w:t>0.37</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80"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6DEDC32" w14:textId="6179EE5A" w:rsidR="004C3832" w:rsidRPr="005C695D" w:rsidRDefault="004C3832"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81" w:author="Xolani Sibande" w:date="2023-11-29T08:28:00Z">
                  <w:rPr>
                    <w:sz w:val="18"/>
                    <w:szCs w:val="18"/>
                  </w:rPr>
                </w:rPrChange>
              </w:rPr>
            </w:pPr>
            <w:r w:rsidRPr="005C695D">
              <w:rPr>
                <w:rFonts w:eastAsia="Helvetica" w:hAnsi="Helvetica" w:cs="Helvetica"/>
                <w:color w:val="000000"/>
                <w:sz w:val="16"/>
                <w:szCs w:val="16"/>
              </w:rPr>
              <w:t>0.37</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82"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EB21E89" w14:textId="1DB9ED0E" w:rsidR="004C3832" w:rsidRPr="005C695D" w:rsidRDefault="004C3832"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83" w:author="Xolani Sibande" w:date="2023-11-29T08:28:00Z">
                  <w:rPr>
                    <w:sz w:val="18"/>
                    <w:szCs w:val="18"/>
                  </w:rPr>
                </w:rPrChange>
              </w:rPr>
            </w:pPr>
            <w:r w:rsidRPr="005C695D">
              <w:rPr>
                <w:rFonts w:eastAsia="Helvetica" w:hAnsi="Helvetica" w:cs="Helvetica"/>
                <w:color w:val="000000"/>
                <w:sz w:val="16"/>
                <w:szCs w:val="16"/>
              </w:rPr>
              <w:t>0.39</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84"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24A6CB4" w14:textId="00C7FD51" w:rsidR="004C3832" w:rsidRPr="005C695D" w:rsidRDefault="004C3832"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85" w:author="Xolani Sibande" w:date="2023-11-29T08:28:00Z">
                  <w:rPr>
                    <w:sz w:val="18"/>
                    <w:szCs w:val="18"/>
                  </w:rPr>
                </w:rPrChange>
              </w:rPr>
            </w:pPr>
            <w:r w:rsidRPr="005C695D">
              <w:rPr>
                <w:rFonts w:eastAsia="Helvetica" w:hAnsi="Helvetica" w:cs="Helvetica"/>
                <w:color w:val="000000"/>
                <w:sz w:val="16"/>
                <w:szCs w:val="16"/>
              </w:rPr>
              <w:t>0.35</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086"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C38DD7A" w14:textId="134DCDFE" w:rsidR="004C3832" w:rsidRPr="005C695D" w:rsidRDefault="004C3832"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87" w:author="Xolani Sibande" w:date="2023-11-29T08:28:00Z">
                  <w:rPr>
                    <w:sz w:val="18"/>
                    <w:szCs w:val="18"/>
                  </w:rPr>
                </w:rPrChange>
              </w:rPr>
            </w:pPr>
            <w:r w:rsidRPr="005C695D">
              <w:rPr>
                <w:rFonts w:eastAsia="Helvetica" w:hAnsi="Helvetica" w:cs="Helvetica"/>
                <w:color w:val="000000"/>
                <w:sz w:val="16"/>
                <w:szCs w:val="16"/>
              </w:rPr>
              <w:t>0.37</w:t>
            </w:r>
          </w:p>
        </w:tc>
      </w:tr>
      <w:tr w:rsidR="00CA5730" w:rsidRPr="005C695D" w14:paraId="425616C6" w14:textId="77777777" w:rsidTr="00A12FCA">
        <w:trPr>
          <w:trHeight w:hRule="exact" w:val="340"/>
          <w:trPrChange w:id="1088" w:author="Xolani Sibande" w:date="2023-11-29T09:23:00Z">
            <w:trPr>
              <w:trHeight w:val="20"/>
            </w:trPr>
          </w:trPrChange>
        </w:trPr>
        <w:tc>
          <w:tcPr>
            <w:tcW w:w="95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089" w:author="Xolani Sibande" w:date="2023-11-29T09:23:00Z">
              <w:tcPr>
                <w:tcW w:w="95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C4269CC" w14:textId="77777777" w:rsidR="00CA5730" w:rsidRPr="005C695D" w:rsidRDefault="00CA5730"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090" w:author="Xolani Sibande" w:date="2023-11-29T08:28:00Z">
                  <w:rPr>
                    <w:sz w:val="18"/>
                    <w:szCs w:val="18"/>
                  </w:rPr>
                </w:rPrChange>
              </w:rPr>
            </w:pPr>
            <w:r w:rsidRPr="005C695D">
              <w:rPr>
                <w:rFonts w:eastAsia="Helvetica" w:hAnsi="Helvetica" w:cs="Helvetica"/>
                <w:color w:val="000000"/>
                <w:sz w:val="16"/>
                <w:szCs w:val="16"/>
                <w:rPrChange w:id="1091" w:author="Xolani Sibande" w:date="2023-11-29T08:28:00Z">
                  <w:rPr>
                    <w:rFonts w:eastAsia="Helvetica" w:hAnsi="Helvetica" w:cs="Helvetica"/>
                    <w:color w:val="000000"/>
                    <w:sz w:val="18"/>
                    <w:szCs w:val="18"/>
                  </w:rPr>
                </w:rPrChange>
              </w:rPr>
              <w:t>Test of equality (p-value)</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092"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AE1991E" w14:textId="2AE43A48" w:rsidR="00CA5730" w:rsidRPr="005C695D" w:rsidRDefault="00CA5730"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93" w:author="Xolani Sibande" w:date="2023-11-29T08:28:00Z">
                  <w:rPr>
                    <w:sz w:val="18"/>
                    <w:szCs w:val="18"/>
                  </w:rPr>
                </w:rPrChange>
              </w:rPr>
            </w:pPr>
            <w:r w:rsidRPr="005C695D">
              <w:rPr>
                <w:rFonts w:eastAsia="Helvetica" w:hAnsi="Helvetica" w:cs="Helvetica"/>
                <w:color w:val="000000"/>
                <w:sz w:val="16"/>
                <w:szCs w:val="16"/>
              </w:rPr>
              <w:t>0.18</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094"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BBBDDDB" w14:textId="109C9332" w:rsidR="00CA5730" w:rsidRPr="005C695D" w:rsidRDefault="00CA5730"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95" w:author="Xolani Sibande" w:date="2023-11-29T08:28:00Z">
                  <w:rPr>
                    <w:sz w:val="18"/>
                    <w:szCs w:val="18"/>
                  </w:rPr>
                </w:rPrChange>
              </w:rPr>
            </w:pPr>
            <w:r w:rsidRPr="005C695D">
              <w:rPr>
                <w:rFonts w:eastAsia="Helvetica" w:hAnsi="Helvetica" w:cs="Helvetica"/>
                <w:color w:val="000000"/>
                <w:sz w:val="16"/>
                <w:szCs w:val="16"/>
              </w:rPr>
              <w:t>0.26</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096"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613AD8BF" w14:textId="61C79561" w:rsidR="00CA5730" w:rsidRPr="005C695D" w:rsidRDefault="00CA5730"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97" w:author="Xolani Sibande" w:date="2023-11-29T08:28:00Z">
                  <w:rPr>
                    <w:sz w:val="18"/>
                    <w:szCs w:val="18"/>
                  </w:rPr>
                </w:rPrChange>
              </w:rPr>
            </w:pPr>
            <w:r w:rsidRPr="005C695D">
              <w:rPr>
                <w:rFonts w:eastAsia="Helvetica" w:hAnsi="Helvetica" w:cs="Helvetica"/>
                <w:color w:val="000000"/>
                <w:sz w:val="16"/>
                <w:szCs w:val="16"/>
              </w:rPr>
              <w:t>0.19</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098"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99A0E73" w14:textId="40BA92E0" w:rsidR="00CA5730" w:rsidRPr="005C695D" w:rsidRDefault="00CA5730"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099" w:author="Xolani Sibande" w:date="2023-11-29T08:28:00Z">
                  <w:rPr>
                    <w:sz w:val="18"/>
                    <w:szCs w:val="18"/>
                  </w:rPr>
                </w:rPrChange>
              </w:rPr>
            </w:pPr>
            <w:r w:rsidRPr="005C695D">
              <w:rPr>
                <w:rFonts w:eastAsia="Helvetica" w:hAnsi="Helvetica" w:cs="Helvetica"/>
                <w:color w:val="000000"/>
                <w:sz w:val="16"/>
                <w:szCs w:val="16"/>
              </w:rPr>
              <w:t>0.00</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100"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6291D4F" w14:textId="50A17B6F" w:rsidR="00CA5730" w:rsidRPr="005C695D" w:rsidRDefault="00CA5730"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01" w:author="Xolani Sibande" w:date="2023-11-29T08:28:00Z">
                  <w:rPr>
                    <w:sz w:val="18"/>
                    <w:szCs w:val="18"/>
                  </w:rPr>
                </w:rPrChange>
              </w:rPr>
            </w:pPr>
            <w:r w:rsidRPr="005C695D">
              <w:rPr>
                <w:rFonts w:eastAsia="Helvetica" w:hAnsi="Helvetica" w:cs="Helvetica"/>
                <w:color w:val="000000"/>
                <w:sz w:val="16"/>
                <w:szCs w:val="16"/>
              </w:rPr>
              <w:t>0.33</w:t>
            </w:r>
          </w:p>
        </w:tc>
      </w:tr>
      <w:tr w:rsidR="00370EF6" w:rsidRPr="005C695D" w14:paraId="3FFBE6ED" w14:textId="77777777" w:rsidTr="00A12FCA">
        <w:trPr>
          <w:trHeight w:hRule="exact" w:val="340"/>
          <w:trPrChange w:id="1102" w:author="Xolani Sibande" w:date="2023-11-29T09:23:00Z">
            <w:trPr>
              <w:trHeight w:val="20"/>
            </w:trPr>
          </w:trPrChange>
        </w:trPr>
        <w:tc>
          <w:tcPr>
            <w:tcW w:w="95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103" w:author="Xolani Sibande" w:date="2023-11-29T09:23:00Z">
              <w:tcPr>
                <w:tcW w:w="95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BB470CF"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104" w:author="Xolani Sibande" w:date="2023-11-29T08:28:00Z">
                  <w:rPr>
                    <w:sz w:val="18"/>
                    <w:szCs w:val="18"/>
                  </w:rPr>
                </w:rPrChange>
              </w:rPr>
            </w:pPr>
            <w:r w:rsidRPr="005C695D">
              <w:rPr>
                <w:rFonts w:eastAsia="Helvetica" w:hAnsi="Helvetica" w:cs="Helvetica"/>
                <w:b/>
                <w:color w:val="000000"/>
                <w:sz w:val="16"/>
                <w:szCs w:val="16"/>
                <w:rPrChange w:id="1105" w:author="Xolani Sibande" w:date="2023-11-29T08:28:00Z">
                  <w:rPr>
                    <w:rFonts w:eastAsia="Helvetica" w:hAnsi="Helvetica" w:cs="Helvetica"/>
                    <w:b/>
                    <w:color w:val="000000"/>
                    <w:sz w:val="18"/>
                    <w:szCs w:val="18"/>
                  </w:rPr>
                </w:rPrChange>
              </w:rPr>
              <w:t>Household mortgage credit model</w:t>
            </w: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106" w:author="Xolani Sibande" w:date="2023-11-29T09:23:00Z">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458AEF5"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07" w:author="Xolani Sibande" w:date="2023-11-29T08:28:00Z">
                  <w:rPr>
                    <w:sz w:val="18"/>
                    <w:szCs w:val="18"/>
                  </w:rPr>
                </w:rPrChange>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108" w:author="Xolani Sibande" w:date="2023-11-29T09:23:00Z">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693CCD49"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09" w:author="Xolani Sibande" w:date="2023-11-29T08:28:00Z">
                  <w:rPr>
                    <w:sz w:val="18"/>
                    <w:szCs w:val="18"/>
                  </w:rPr>
                </w:rPrChange>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110" w:author="Xolani Sibande" w:date="2023-11-29T09:23:00Z">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C9C5304"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11" w:author="Xolani Sibande" w:date="2023-11-29T08:28:00Z">
                  <w:rPr>
                    <w:sz w:val="18"/>
                    <w:szCs w:val="18"/>
                  </w:rPr>
                </w:rPrChange>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112" w:author="Xolani Sibande" w:date="2023-11-29T09:23:00Z">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429B710"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13" w:author="Xolani Sibande" w:date="2023-11-29T08:28:00Z">
                  <w:rPr>
                    <w:sz w:val="18"/>
                    <w:szCs w:val="18"/>
                  </w:rPr>
                </w:rPrChange>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114" w:author="Xolani Sibande" w:date="2023-11-29T09:23:00Z">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F60CF41"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15" w:author="Xolani Sibande" w:date="2023-11-29T08:28:00Z">
                  <w:rPr>
                    <w:sz w:val="18"/>
                    <w:szCs w:val="18"/>
                  </w:rPr>
                </w:rPrChange>
              </w:rPr>
            </w:pPr>
          </w:p>
        </w:tc>
      </w:tr>
      <w:tr w:rsidR="006F5454" w:rsidRPr="005C695D" w14:paraId="73009DD1" w14:textId="77777777" w:rsidTr="00A12FCA">
        <w:trPr>
          <w:trHeight w:hRule="exact" w:val="340"/>
          <w:trPrChange w:id="1116" w:author="Xolani Sibande" w:date="2023-11-29T09:23:00Z">
            <w:trPr>
              <w:trHeight w:val="20"/>
            </w:trPr>
          </w:trPrChange>
        </w:trPr>
        <w:tc>
          <w:tcPr>
            <w:tcW w:w="95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17" w:author="Xolani Sibande" w:date="2023-11-29T09:23:00Z">
              <w:tcPr>
                <w:tcW w:w="95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DD6E4BE"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118" w:author="Xolani Sibande" w:date="2023-11-29T08:28:00Z">
                  <w:rPr>
                    <w:sz w:val="18"/>
                    <w:szCs w:val="18"/>
                  </w:rPr>
                </w:rPrChange>
              </w:rPr>
            </w:pPr>
            <m:oMathPara>
              <m:oMath>
                <m:r>
                  <m:rPr>
                    <m:sty m:val="p"/>
                  </m:rPr>
                  <w:rPr>
                    <w:rFonts w:ascii="Cambria Math" w:hAnsi="Cambria Math"/>
                    <w:sz w:val="16"/>
                    <w:szCs w:val="16"/>
                    <w:rPrChange w:id="1119" w:author="Xolani Sibande" w:date="2023-11-29T08:28:00Z">
                      <w:rPr>
                        <w:rFonts w:ascii="Cambria Math" w:hAnsi="Cambria Math"/>
                        <w:sz w:val="18"/>
                        <w:szCs w:val="18"/>
                      </w:rPr>
                    </w:rPrChange>
                  </w:rPr>
                  <m:t>Δ</m:t>
                </m:r>
                <m:r>
                  <w:rPr>
                    <w:rFonts w:ascii="Cambria Math" w:hAnsi="Cambria Math"/>
                    <w:sz w:val="16"/>
                    <w:szCs w:val="16"/>
                    <w:rPrChange w:id="1120" w:author="Xolani Sibande" w:date="2023-11-29T08:28: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1121" w:author="Xolani Sibande" w:date="2023-11-29T08:28:00Z">
                          <w:rPr>
                            <w:rFonts w:ascii="Cambria Math" w:hAnsi="Cambria Math"/>
                            <w:sz w:val="18"/>
                            <w:szCs w:val="18"/>
                          </w:rPr>
                        </w:rPrChange>
                      </w:rPr>
                      <m:t>R</m:t>
                    </m:r>
                  </m:e>
                  <m:sub>
                    <m:r>
                      <w:rPr>
                        <w:rFonts w:ascii="Cambria Math" w:hAnsi="Cambria Math"/>
                        <w:sz w:val="16"/>
                        <w:szCs w:val="16"/>
                        <w:rPrChange w:id="1122" w:author="Xolani Sibande" w:date="2023-11-29T08:28:00Z">
                          <w:rPr>
                            <w:rFonts w:ascii="Cambria Math" w:hAnsi="Cambria Math"/>
                            <w:sz w:val="18"/>
                            <w:szCs w:val="18"/>
                          </w:rPr>
                        </w:rPrChange>
                      </w:rPr>
                      <m:t>t,t-1</m:t>
                    </m:r>
                  </m:sub>
                </m:sSub>
              </m:oMath>
            </m:oMathPara>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23"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8123446" w14:textId="5E0925EB"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24" w:author="Xolani Sibande" w:date="2023-11-29T08:28:00Z">
                  <w:rPr>
                    <w:sz w:val="18"/>
                    <w:szCs w:val="18"/>
                  </w:rPr>
                </w:rPrChange>
              </w:rPr>
            </w:pPr>
            <w:r w:rsidRPr="005C695D">
              <w:rPr>
                <w:rFonts w:eastAsia="Helvetica" w:hAnsi="Helvetica" w:cs="Helvetica"/>
                <w:color w:val="000000"/>
                <w:sz w:val="16"/>
                <w:szCs w:val="16"/>
              </w:rPr>
              <w:t>0.2652***</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25"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D6C46CE" w14:textId="200084FC"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26" w:author="Xolani Sibande" w:date="2023-11-29T08:28:00Z">
                  <w:rPr>
                    <w:sz w:val="18"/>
                    <w:szCs w:val="18"/>
                  </w:rPr>
                </w:rPrChange>
              </w:rPr>
            </w:pPr>
            <w:r w:rsidRPr="005C695D">
              <w:rPr>
                <w:rFonts w:eastAsia="Helvetica" w:hAnsi="Helvetica" w:cs="Helvetica"/>
                <w:color w:val="000000"/>
                <w:sz w:val="16"/>
                <w:szCs w:val="16"/>
              </w:rPr>
              <w:t>0.2818**</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27"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DE543E5" w14:textId="4EFA7E81"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28" w:author="Xolani Sibande" w:date="2023-11-29T08:28:00Z">
                  <w:rPr>
                    <w:sz w:val="18"/>
                    <w:szCs w:val="18"/>
                  </w:rPr>
                </w:rPrChange>
              </w:rPr>
            </w:pPr>
            <w:r w:rsidRPr="005C695D">
              <w:rPr>
                <w:rFonts w:eastAsia="Helvetica" w:hAnsi="Helvetica" w:cs="Helvetica"/>
                <w:color w:val="000000"/>
                <w:sz w:val="16"/>
                <w:szCs w:val="16"/>
              </w:rPr>
              <w:t>0.2933**</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29"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F6A9A29" w14:textId="7AD3F539"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30" w:author="Xolani Sibande" w:date="2023-11-29T08:28:00Z">
                  <w:rPr>
                    <w:sz w:val="18"/>
                    <w:szCs w:val="18"/>
                  </w:rPr>
                </w:rPrChange>
              </w:rPr>
            </w:pPr>
            <w:r w:rsidRPr="005C695D">
              <w:rPr>
                <w:rFonts w:eastAsia="Helvetica" w:hAnsi="Helvetica" w:cs="Helvetica"/>
                <w:color w:val="000000"/>
                <w:sz w:val="16"/>
                <w:szCs w:val="16"/>
              </w:rPr>
              <w:t>0.1843**</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31"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7A8D504" w14:textId="30738E29"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32" w:author="Xolani Sibande" w:date="2023-11-29T08:28:00Z">
                  <w:rPr>
                    <w:sz w:val="18"/>
                    <w:szCs w:val="18"/>
                  </w:rPr>
                </w:rPrChange>
              </w:rPr>
            </w:pPr>
            <w:r w:rsidRPr="005C695D">
              <w:rPr>
                <w:rFonts w:eastAsia="Helvetica" w:hAnsi="Helvetica" w:cs="Helvetica"/>
                <w:color w:val="000000"/>
                <w:sz w:val="16"/>
                <w:szCs w:val="16"/>
              </w:rPr>
              <w:t>0.1981**</w:t>
            </w:r>
          </w:p>
        </w:tc>
      </w:tr>
      <w:tr w:rsidR="006F5454" w:rsidRPr="005C695D" w14:paraId="5BD413F0" w14:textId="77777777" w:rsidTr="00A12FCA">
        <w:trPr>
          <w:trHeight w:hRule="exact" w:val="340"/>
          <w:trPrChange w:id="1133"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34"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9B350EF"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135"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36"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F34E452" w14:textId="5C217783"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37" w:author="Xolani Sibande" w:date="2023-11-29T08:28:00Z">
                  <w:rPr>
                    <w:sz w:val="18"/>
                    <w:szCs w:val="18"/>
                  </w:rPr>
                </w:rPrChange>
              </w:rPr>
            </w:pPr>
            <w:r w:rsidRPr="005C695D">
              <w:rPr>
                <w:rFonts w:eastAsia="Helvetica" w:hAnsi="Helvetica" w:cs="Helvetica"/>
                <w:color w:val="000000"/>
                <w:sz w:val="16"/>
                <w:szCs w:val="16"/>
              </w:rPr>
              <w:t>(0.1008)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38"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281599" w14:textId="0AF2B469"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39" w:author="Xolani Sibande" w:date="2023-11-29T08:28:00Z">
                  <w:rPr>
                    <w:sz w:val="18"/>
                    <w:szCs w:val="18"/>
                  </w:rPr>
                </w:rPrChange>
              </w:rPr>
            </w:pPr>
            <w:r w:rsidRPr="005C695D">
              <w:rPr>
                <w:rFonts w:eastAsia="Helvetica" w:hAnsi="Helvetica" w:cs="Helvetica"/>
                <w:color w:val="000000"/>
                <w:sz w:val="16"/>
                <w:szCs w:val="16"/>
              </w:rPr>
              <w:t>(0.1110)</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40"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BD17982" w14:textId="1BFFCF21"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41" w:author="Xolani Sibande" w:date="2023-11-29T08:28:00Z">
                  <w:rPr>
                    <w:sz w:val="18"/>
                    <w:szCs w:val="18"/>
                  </w:rPr>
                </w:rPrChange>
              </w:rPr>
            </w:pPr>
            <w:r w:rsidRPr="005C695D">
              <w:rPr>
                <w:rFonts w:eastAsia="Helvetica" w:hAnsi="Helvetica" w:cs="Helvetica"/>
                <w:color w:val="000000"/>
                <w:sz w:val="16"/>
                <w:szCs w:val="16"/>
              </w:rPr>
              <w:t>(0.1156)</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42"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E2F2B6C" w14:textId="3FB9D432"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43" w:author="Xolani Sibande" w:date="2023-11-29T08:28:00Z">
                  <w:rPr>
                    <w:sz w:val="18"/>
                    <w:szCs w:val="18"/>
                  </w:rPr>
                </w:rPrChange>
              </w:rPr>
            </w:pPr>
            <w:r w:rsidRPr="005C695D">
              <w:rPr>
                <w:rFonts w:eastAsia="Helvetica" w:hAnsi="Helvetica" w:cs="Helvetica"/>
                <w:color w:val="000000"/>
                <w:sz w:val="16"/>
                <w:szCs w:val="16"/>
              </w:rPr>
              <w:t>(0.0860)</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44"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2A194BF" w14:textId="570E4646"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45" w:author="Xolani Sibande" w:date="2023-11-29T08:28:00Z">
                  <w:rPr>
                    <w:sz w:val="18"/>
                    <w:szCs w:val="18"/>
                  </w:rPr>
                </w:rPrChange>
              </w:rPr>
            </w:pPr>
            <w:r w:rsidRPr="005C695D">
              <w:rPr>
                <w:rFonts w:eastAsia="Helvetica" w:hAnsi="Helvetica" w:cs="Helvetica"/>
                <w:color w:val="000000"/>
                <w:sz w:val="16"/>
                <w:szCs w:val="16"/>
              </w:rPr>
              <w:t>(0.0853)</w:t>
            </w:r>
          </w:p>
        </w:tc>
      </w:tr>
      <w:tr w:rsidR="006F5454" w:rsidRPr="005C695D" w14:paraId="46C57724" w14:textId="77777777" w:rsidTr="00A12FCA">
        <w:trPr>
          <w:trHeight w:hRule="exact" w:val="340"/>
          <w:trPrChange w:id="1146"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47"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20DD2FF"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148" w:author="Xolani Sibande" w:date="2023-11-29T08:28:00Z">
                  <w:rPr>
                    <w:sz w:val="18"/>
                    <w:szCs w:val="18"/>
                  </w:rPr>
                </w:rPrChange>
              </w:rPr>
            </w:pPr>
            <m:oMathPara>
              <m:oMath>
                <m:r>
                  <m:rPr>
                    <m:sty m:val="p"/>
                  </m:rPr>
                  <w:rPr>
                    <w:rFonts w:ascii="Cambria Math" w:hAnsi="Cambria Math"/>
                    <w:sz w:val="16"/>
                    <w:szCs w:val="16"/>
                    <w:rPrChange w:id="1149" w:author="Xolani Sibande" w:date="2023-11-29T08:28:00Z">
                      <w:rPr>
                        <w:rFonts w:ascii="Cambria Math" w:hAnsi="Cambria Math"/>
                        <w:sz w:val="18"/>
                        <w:szCs w:val="18"/>
                      </w:rPr>
                    </w:rPrChange>
                  </w:rPr>
                  <m:t>Δ</m:t>
                </m:r>
                <m:r>
                  <w:rPr>
                    <w:rFonts w:ascii="Cambria Math" w:hAnsi="Cambria Math"/>
                    <w:sz w:val="16"/>
                    <w:szCs w:val="16"/>
                    <w:rPrChange w:id="1150" w:author="Xolani Sibande" w:date="2023-11-29T08:28: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1151" w:author="Xolani Sibande" w:date="2023-11-29T08:28:00Z">
                          <w:rPr>
                            <w:rFonts w:ascii="Cambria Math" w:hAnsi="Cambria Math"/>
                            <w:sz w:val="18"/>
                            <w:szCs w:val="18"/>
                          </w:rPr>
                        </w:rPrChange>
                      </w:rPr>
                      <m:t>S</m:t>
                    </m:r>
                  </m:e>
                  <m:sub>
                    <m:r>
                      <w:rPr>
                        <w:rFonts w:ascii="Cambria Math" w:hAnsi="Cambria Math"/>
                        <w:sz w:val="16"/>
                        <w:szCs w:val="16"/>
                        <w:rPrChange w:id="1152" w:author="Xolani Sibande" w:date="2023-11-29T08:28:00Z">
                          <w:rPr>
                            <w:rFonts w:ascii="Cambria Math" w:hAnsi="Cambria Math"/>
                            <w:sz w:val="18"/>
                            <w:szCs w:val="18"/>
                          </w:rPr>
                        </w:rPrChange>
                      </w:rPr>
                      <m:t>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53"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76487A9"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54"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55"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6B51E2A" w14:textId="59AAC98A"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56" w:author="Xolani Sibande" w:date="2023-11-29T08:28:00Z">
                  <w:rPr>
                    <w:sz w:val="18"/>
                    <w:szCs w:val="18"/>
                  </w:rPr>
                </w:rPrChange>
              </w:rPr>
            </w:pPr>
            <w:r w:rsidRPr="005C695D">
              <w:rPr>
                <w:rFonts w:eastAsia="Helvetica" w:hAnsi="Helvetica" w:cs="Helvetica"/>
                <w:color w:val="000000"/>
                <w:sz w:val="16"/>
                <w:szCs w:val="16"/>
              </w:rPr>
              <w:t>0.0180</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57"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D52D479" w14:textId="0802925F"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58" w:author="Xolani Sibande" w:date="2023-11-29T08:28:00Z">
                  <w:rPr>
                    <w:sz w:val="18"/>
                    <w:szCs w:val="18"/>
                  </w:rPr>
                </w:rPrChange>
              </w:rPr>
            </w:pPr>
            <w:r w:rsidRPr="005C695D">
              <w:rPr>
                <w:rFonts w:eastAsia="Helvetica" w:hAnsi="Helvetica" w:cs="Helvetica"/>
                <w:color w:val="000000"/>
                <w:sz w:val="16"/>
                <w:szCs w:val="16"/>
              </w:rPr>
              <w:t>0.0193</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59"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DAE0E09" w14:textId="65B5F4D1"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60" w:author="Xolani Sibande" w:date="2023-11-29T08:28:00Z">
                  <w:rPr>
                    <w:sz w:val="18"/>
                    <w:szCs w:val="18"/>
                  </w:rPr>
                </w:rPrChange>
              </w:rPr>
            </w:pPr>
            <w:r w:rsidRPr="005C695D">
              <w:rPr>
                <w:rFonts w:eastAsia="Helvetica" w:hAnsi="Helvetica" w:cs="Helvetica"/>
                <w:color w:val="000000"/>
                <w:sz w:val="16"/>
                <w:szCs w:val="16"/>
              </w:rPr>
              <w:t>0.0196</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61"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95D2E49" w14:textId="107DD982"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62" w:author="Xolani Sibande" w:date="2023-11-29T08:28:00Z">
                  <w:rPr>
                    <w:sz w:val="18"/>
                    <w:szCs w:val="18"/>
                  </w:rPr>
                </w:rPrChange>
              </w:rPr>
            </w:pPr>
            <w:r w:rsidRPr="005C695D">
              <w:rPr>
                <w:rFonts w:eastAsia="Helvetica" w:hAnsi="Helvetica" w:cs="Helvetica"/>
                <w:color w:val="000000"/>
                <w:sz w:val="16"/>
                <w:szCs w:val="16"/>
              </w:rPr>
              <w:t>0.0216</w:t>
            </w:r>
          </w:p>
        </w:tc>
      </w:tr>
      <w:tr w:rsidR="006F5454" w:rsidRPr="005C695D" w14:paraId="74380368" w14:textId="77777777" w:rsidTr="00A12FCA">
        <w:trPr>
          <w:trHeight w:hRule="exact" w:val="340"/>
          <w:trPrChange w:id="1163"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64"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0788B01"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165"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66"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B79608E"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67"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68"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A7A1476" w14:textId="470E1310"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69" w:author="Xolani Sibande" w:date="2023-11-29T08:28:00Z">
                  <w:rPr>
                    <w:sz w:val="18"/>
                    <w:szCs w:val="18"/>
                  </w:rPr>
                </w:rPrChange>
              </w:rPr>
            </w:pPr>
            <w:r w:rsidRPr="005C695D">
              <w:rPr>
                <w:rFonts w:eastAsia="Helvetica" w:hAnsi="Helvetica" w:cs="Helvetica"/>
                <w:color w:val="000000"/>
                <w:sz w:val="16"/>
                <w:szCs w:val="16"/>
              </w:rPr>
              <w:t>(0.0190)</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70"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86FA36D" w14:textId="01FE278E"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71" w:author="Xolani Sibande" w:date="2023-11-29T08:28:00Z">
                  <w:rPr>
                    <w:sz w:val="18"/>
                    <w:szCs w:val="18"/>
                  </w:rPr>
                </w:rPrChange>
              </w:rPr>
            </w:pPr>
            <w:r w:rsidRPr="005C695D">
              <w:rPr>
                <w:rFonts w:eastAsia="Helvetica" w:hAnsi="Helvetica" w:cs="Helvetica"/>
                <w:color w:val="000000"/>
                <w:sz w:val="16"/>
                <w:szCs w:val="16"/>
              </w:rPr>
              <w:t>(0.0209)</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72"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DDD34AF" w14:textId="0E4024CB"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73" w:author="Xolani Sibande" w:date="2023-11-29T08:28:00Z">
                  <w:rPr>
                    <w:sz w:val="18"/>
                    <w:szCs w:val="18"/>
                  </w:rPr>
                </w:rPrChange>
              </w:rPr>
            </w:pPr>
            <w:r w:rsidRPr="005C695D">
              <w:rPr>
                <w:rFonts w:eastAsia="Helvetica" w:hAnsi="Helvetica" w:cs="Helvetica"/>
                <w:color w:val="000000"/>
                <w:sz w:val="16"/>
                <w:szCs w:val="16"/>
              </w:rPr>
              <w:t>(0.0164)</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74"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A3AFE3B" w14:textId="4DD027AF"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75" w:author="Xolani Sibande" w:date="2023-11-29T08:28:00Z">
                  <w:rPr>
                    <w:sz w:val="18"/>
                    <w:szCs w:val="18"/>
                  </w:rPr>
                </w:rPrChange>
              </w:rPr>
            </w:pPr>
            <w:r w:rsidRPr="005C695D">
              <w:rPr>
                <w:rFonts w:eastAsia="Helvetica" w:hAnsi="Helvetica" w:cs="Helvetica"/>
                <w:color w:val="000000"/>
                <w:sz w:val="16"/>
                <w:szCs w:val="16"/>
              </w:rPr>
              <w:t>(0.0185)</w:t>
            </w:r>
          </w:p>
        </w:tc>
      </w:tr>
      <w:tr w:rsidR="006F5454" w:rsidRPr="005C695D" w14:paraId="027949E8" w14:textId="77777777" w:rsidTr="00A12FCA">
        <w:trPr>
          <w:trHeight w:hRule="exact" w:val="340"/>
          <w:trPrChange w:id="1176"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77"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3E7B527" w14:textId="2F2602C2"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178" w:author="Xolani Sibande" w:date="2023-11-29T08:28:00Z">
                  <w:rPr>
                    <w:sz w:val="18"/>
                    <w:szCs w:val="18"/>
                  </w:rPr>
                </w:rPrChange>
              </w:rPr>
            </w:pPr>
            <m:oMathPara>
              <m:oMath>
                <m:r>
                  <m:rPr>
                    <m:sty m:val="p"/>
                  </m:rPr>
                  <w:rPr>
                    <w:rFonts w:ascii="Cambria Math" w:hAnsi="Cambria Math"/>
                    <w:sz w:val="16"/>
                    <w:szCs w:val="16"/>
                    <w:rPrChange w:id="1179" w:author="Xolani Sibande" w:date="2023-11-29T08:28:00Z">
                      <w:rPr>
                        <w:rFonts w:ascii="Cambria Math" w:hAnsi="Cambria Math"/>
                        <w:sz w:val="18"/>
                        <w:szCs w:val="18"/>
                      </w:rPr>
                    </w:rPrChange>
                  </w:rPr>
                  <m:t>Δ</m:t>
                </m:r>
                <m:r>
                  <w:del w:id="1180" w:author="Alistair Milne" w:date="2023-12-14T12:20:00Z">
                    <w:rPr>
                      <w:rFonts w:ascii="Cambria Math" w:hAnsi="Cambria Math"/>
                      <w:sz w:val="16"/>
                      <w:szCs w:val="16"/>
                      <w:rPrChange w:id="1181" w:author="Xolani Sibande" w:date="2023-11-29T08:28:00Z">
                        <w:rPr>
                          <w:rFonts w:ascii="Cambria Math" w:hAnsi="Cambria Math"/>
                          <w:sz w:val="18"/>
                          <w:szCs w:val="18"/>
                        </w:rPr>
                      </w:rPrChange>
                    </w:rPr>
                    <m:t>Deman</m:t>
                  </w:del>
                </m:r>
                <m:sSub>
                  <m:sSubPr>
                    <m:ctrlPr>
                      <w:rPr>
                        <w:rFonts w:ascii="Cambria Math" w:hAnsi="Cambria Math"/>
                        <w:sz w:val="16"/>
                        <w:szCs w:val="16"/>
                      </w:rPr>
                    </m:ctrlPr>
                  </m:sSubPr>
                  <m:e>
                    <m:r>
                      <w:ins w:id="1182" w:author="Alistair Milne" w:date="2023-12-14T12:20:00Z">
                        <w:rPr>
                          <w:rFonts w:ascii="Cambria Math" w:hAnsi="Cambria Math"/>
                          <w:sz w:val="16"/>
                          <w:szCs w:val="16"/>
                        </w:rPr>
                        <m:t>IntMargin</m:t>
                      </w:ins>
                    </m:r>
                    <m:r>
                      <w:del w:id="1183" w:author="Alistair Milne" w:date="2023-12-14T12:20:00Z">
                        <w:rPr>
                          <w:rFonts w:ascii="Cambria Math" w:hAnsi="Cambria Math"/>
                          <w:sz w:val="16"/>
                          <w:szCs w:val="16"/>
                          <w:rPrChange w:id="1184" w:author="Xolani Sibande" w:date="2023-11-29T08:28:00Z">
                            <w:rPr>
                              <w:rFonts w:ascii="Cambria Math" w:hAnsi="Cambria Math"/>
                              <w:sz w:val="18"/>
                              <w:szCs w:val="18"/>
                            </w:rPr>
                          </w:rPrChange>
                        </w:rPr>
                        <m:t>d</m:t>
                      </w:del>
                    </m:r>
                  </m:e>
                  <m:sub>
                    <m:r>
                      <w:rPr>
                        <w:rFonts w:ascii="Cambria Math" w:hAnsi="Cambria Math"/>
                        <w:sz w:val="16"/>
                        <w:szCs w:val="16"/>
                        <w:rPrChange w:id="1185" w:author="Xolani Sibande" w:date="2023-11-29T08:28:00Z">
                          <w:rPr>
                            <w:rFonts w:ascii="Cambria Math" w:hAnsi="Cambria Math"/>
                            <w:sz w:val="18"/>
                            <w:szCs w:val="18"/>
                          </w:rPr>
                        </w:rPrChange>
                      </w:rPr>
                      <m:t>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86"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B1D6320"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87"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88"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17080D2"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89"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90"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40AA29F" w14:textId="458F4E4C"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91" w:author="Xolani Sibande" w:date="2023-11-29T08:28:00Z">
                  <w:rPr>
                    <w:sz w:val="18"/>
                    <w:szCs w:val="18"/>
                  </w:rPr>
                </w:rPrChange>
              </w:rPr>
            </w:pPr>
            <w:r w:rsidRPr="005C695D">
              <w:rPr>
                <w:rFonts w:eastAsia="Helvetica" w:hAnsi="Helvetica" w:cs="Helvetica"/>
                <w:color w:val="000000"/>
                <w:sz w:val="16"/>
                <w:szCs w:val="16"/>
              </w:rPr>
              <w:t>-0.0008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92"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70D9FA8"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93"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94"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0B2B292" w14:textId="25BB9EC4"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195" w:author="Xolani Sibande" w:date="2023-11-29T08:28:00Z">
                  <w:rPr>
                    <w:sz w:val="18"/>
                    <w:szCs w:val="18"/>
                  </w:rPr>
                </w:rPrChange>
              </w:rPr>
            </w:pPr>
            <w:r w:rsidRPr="005C695D">
              <w:rPr>
                <w:rFonts w:eastAsia="Helvetica" w:hAnsi="Helvetica" w:cs="Helvetica"/>
                <w:color w:val="000000"/>
                <w:sz w:val="16"/>
                <w:szCs w:val="16"/>
              </w:rPr>
              <w:t>-0.0009</w:t>
            </w:r>
          </w:p>
        </w:tc>
      </w:tr>
      <w:tr w:rsidR="006F5454" w:rsidRPr="005C695D" w14:paraId="7CA1F087" w14:textId="77777777" w:rsidTr="00A12FCA">
        <w:trPr>
          <w:trHeight w:hRule="exact" w:val="340"/>
          <w:trPrChange w:id="1196"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97"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2150BF9"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198"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199"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C78F5E5"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00"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01"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77E49FF"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02"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03"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2E99EEA" w14:textId="29C680EC"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04" w:author="Xolani Sibande" w:date="2023-11-29T08:28:00Z">
                  <w:rPr>
                    <w:sz w:val="18"/>
                    <w:szCs w:val="18"/>
                  </w:rPr>
                </w:rPrChange>
              </w:rPr>
            </w:pPr>
            <w:r w:rsidRPr="005C695D">
              <w:rPr>
                <w:rFonts w:eastAsia="Helvetica" w:hAnsi="Helvetica" w:cs="Helvetica"/>
                <w:color w:val="000000"/>
                <w:sz w:val="16"/>
                <w:szCs w:val="16"/>
              </w:rPr>
              <w:t>(0.0011)</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05"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7826AB2"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06"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07"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14419E4" w14:textId="3F4CAEA8"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08" w:author="Xolani Sibande" w:date="2023-11-29T08:28:00Z">
                  <w:rPr>
                    <w:sz w:val="18"/>
                    <w:szCs w:val="18"/>
                  </w:rPr>
                </w:rPrChange>
              </w:rPr>
            </w:pPr>
            <w:r w:rsidRPr="005C695D">
              <w:rPr>
                <w:rFonts w:eastAsia="Helvetica" w:hAnsi="Helvetica" w:cs="Helvetica"/>
                <w:color w:val="000000"/>
                <w:sz w:val="16"/>
                <w:szCs w:val="16"/>
              </w:rPr>
              <w:t>(0.0009)</w:t>
            </w:r>
          </w:p>
        </w:tc>
      </w:tr>
      <w:tr w:rsidR="006F5454" w:rsidRPr="005C695D" w14:paraId="2B83C939" w14:textId="77777777" w:rsidTr="00A12FCA">
        <w:trPr>
          <w:trHeight w:hRule="exact" w:val="340"/>
          <w:trPrChange w:id="1209"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10"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B956DCA"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211" w:author="Xolani Sibande" w:date="2023-11-29T08:28:00Z">
                  <w:rPr>
                    <w:sz w:val="18"/>
                    <w:szCs w:val="18"/>
                  </w:rPr>
                </w:rPrChange>
              </w:rPr>
            </w:pPr>
            <m:oMathPara>
              <m:oMath>
                <m:r>
                  <w:rPr>
                    <w:rFonts w:ascii="Cambria Math" w:hAnsi="Cambria Math"/>
                    <w:sz w:val="16"/>
                    <w:szCs w:val="16"/>
                    <w:rPrChange w:id="1212" w:author="Xolani Sibande" w:date="2023-11-29T08:28: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1213" w:author="Xolani Sibande" w:date="2023-11-29T08:28:00Z">
                          <w:rPr>
                            <w:rFonts w:ascii="Cambria Math" w:hAnsi="Cambria Math"/>
                            <w:sz w:val="18"/>
                            <w:szCs w:val="18"/>
                          </w:rPr>
                        </w:rPrChange>
                      </w:rPr>
                      <m:t>A</m:t>
                    </m:r>
                  </m:e>
                  <m:sub>
                    <m:r>
                      <w:rPr>
                        <w:rFonts w:ascii="Cambria Math" w:hAnsi="Cambria Math"/>
                        <w:sz w:val="16"/>
                        <w:szCs w:val="16"/>
                        <w:rPrChange w:id="1214" w:author="Xolani Sibande" w:date="2023-11-29T08:28:00Z">
                          <w:rPr>
                            <w:rFonts w:ascii="Cambria Math" w:hAnsi="Cambria Math"/>
                            <w:sz w:val="18"/>
                            <w:szCs w:val="18"/>
                          </w:rPr>
                        </w:rPrChange>
                      </w:rPr>
                      <m: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15"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EA1DD3C"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16"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17"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2B13492"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18"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19"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33A7C7C"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20"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21"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5C68AC6" w14:textId="7BD54376"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22" w:author="Xolani Sibande" w:date="2023-11-29T08:28:00Z">
                  <w:rPr>
                    <w:sz w:val="18"/>
                    <w:szCs w:val="18"/>
                  </w:rPr>
                </w:rPrChange>
              </w:rPr>
            </w:pPr>
            <w:r w:rsidRPr="005C695D">
              <w:rPr>
                <w:rFonts w:eastAsia="Helvetica" w:hAnsi="Helvetica" w:cs="Helvetica"/>
                <w:color w:val="000000"/>
                <w:sz w:val="16"/>
                <w:szCs w:val="16"/>
              </w:rPr>
              <w:t>0.4418*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23"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CC6A3B9" w14:textId="3F89FD4E"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24" w:author="Xolani Sibande" w:date="2023-11-29T08:28:00Z">
                  <w:rPr>
                    <w:sz w:val="18"/>
                    <w:szCs w:val="18"/>
                  </w:rPr>
                </w:rPrChange>
              </w:rPr>
            </w:pPr>
            <w:r w:rsidRPr="005C695D">
              <w:rPr>
                <w:rFonts w:eastAsia="Helvetica" w:hAnsi="Helvetica" w:cs="Helvetica"/>
                <w:color w:val="000000"/>
                <w:sz w:val="16"/>
                <w:szCs w:val="16"/>
              </w:rPr>
              <w:t>0.4625*</w:t>
            </w:r>
          </w:p>
        </w:tc>
      </w:tr>
      <w:tr w:rsidR="006F5454" w:rsidRPr="005C695D" w14:paraId="5CAEB4F9" w14:textId="77777777" w:rsidTr="00A12FCA">
        <w:trPr>
          <w:trHeight w:hRule="exact" w:val="340"/>
          <w:trPrChange w:id="1225"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26"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9CB6173"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227"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28"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A667F81"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29"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30"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9361BC2"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31"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32"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BD3952D"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33"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34"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F0EC5EE" w14:textId="2BC7617E"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35" w:author="Xolani Sibande" w:date="2023-11-29T08:28:00Z">
                  <w:rPr>
                    <w:sz w:val="18"/>
                    <w:szCs w:val="18"/>
                  </w:rPr>
                </w:rPrChange>
              </w:rPr>
            </w:pPr>
            <w:r w:rsidRPr="005C695D">
              <w:rPr>
                <w:rFonts w:eastAsia="Helvetica" w:hAnsi="Helvetica" w:cs="Helvetica"/>
                <w:color w:val="000000"/>
                <w:sz w:val="16"/>
                <w:szCs w:val="16"/>
              </w:rPr>
              <w:t>(0.2669)</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36"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4CBE220" w14:textId="1AF3F58B"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37" w:author="Xolani Sibande" w:date="2023-11-29T08:28:00Z">
                  <w:rPr>
                    <w:sz w:val="18"/>
                    <w:szCs w:val="18"/>
                  </w:rPr>
                </w:rPrChange>
              </w:rPr>
            </w:pPr>
            <w:r w:rsidRPr="005C695D">
              <w:rPr>
                <w:rFonts w:eastAsia="Helvetica" w:hAnsi="Helvetica" w:cs="Helvetica"/>
                <w:color w:val="000000"/>
                <w:sz w:val="16"/>
                <w:szCs w:val="16"/>
              </w:rPr>
              <w:t>(0.2478)</w:t>
            </w:r>
          </w:p>
        </w:tc>
      </w:tr>
      <w:tr w:rsidR="006F5454" w:rsidRPr="005C695D" w14:paraId="1F4909EF" w14:textId="77777777" w:rsidTr="00A12FCA">
        <w:trPr>
          <w:trHeight w:hRule="exact" w:val="340"/>
          <w:trPrChange w:id="1238"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39"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5619C02"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240" w:author="Xolani Sibande" w:date="2023-11-29T08:28:00Z">
                  <w:rPr>
                    <w:sz w:val="18"/>
                    <w:szCs w:val="18"/>
                  </w:rPr>
                </w:rPrChange>
              </w:rPr>
            </w:pPr>
            <m:oMathPara>
              <m:oMath>
                <m:r>
                  <w:rPr>
                    <w:rFonts w:ascii="Cambria Math" w:hAnsi="Cambria Math"/>
                    <w:sz w:val="16"/>
                    <w:szCs w:val="16"/>
                    <w:rPrChange w:id="1241" w:author="Xolani Sibande" w:date="2023-11-29T08:28: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1242" w:author="Xolani Sibande" w:date="2023-11-29T08:28:00Z">
                          <w:rPr>
                            <w:rFonts w:ascii="Cambria Math" w:hAnsi="Cambria Math"/>
                            <w:sz w:val="18"/>
                            <w:szCs w:val="18"/>
                          </w:rPr>
                        </w:rPrChange>
                      </w:rPr>
                      <m:t>E</m:t>
                    </m:r>
                  </m:e>
                  <m:sub>
                    <m:r>
                      <w:rPr>
                        <w:rFonts w:ascii="Cambria Math" w:hAnsi="Cambria Math"/>
                        <w:sz w:val="16"/>
                        <w:szCs w:val="16"/>
                        <w:rPrChange w:id="1243" w:author="Xolani Sibande" w:date="2023-11-29T08:28:00Z">
                          <w:rPr>
                            <w:rFonts w:ascii="Cambria Math" w:hAnsi="Cambria Math"/>
                            <w:sz w:val="18"/>
                            <w:szCs w:val="18"/>
                          </w:rPr>
                        </w:rPrChange>
                      </w:rPr>
                      <m: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44"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CAAD39C"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45"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46"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085148A"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47"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48"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C71B831"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49"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50"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1B40345" w14:textId="1C1F9603"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51" w:author="Xolani Sibande" w:date="2023-11-29T08:28:00Z">
                  <w:rPr>
                    <w:sz w:val="18"/>
                    <w:szCs w:val="18"/>
                  </w:rPr>
                </w:rPrChange>
              </w:rPr>
            </w:pPr>
            <w:r w:rsidRPr="005C695D">
              <w:rPr>
                <w:rFonts w:eastAsia="Helvetica" w:hAnsi="Helvetica" w:cs="Helvetica"/>
                <w:color w:val="000000"/>
                <w:sz w:val="16"/>
                <w:szCs w:val="16"/>
              </w:rPr>
              <w:t>-0.0377**</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52"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1EE553E" w14:textId="02CAB3A1"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53" w:author="Xolani Sibande" w:date="2023-11-29T08:28:00Z">
                  <w:rPr>
                    <w:sz w:val="18"/>
                    <w:szCs w:val="18"/>
                  </w:rPr>
                </w:rPrChange>
              </w:rPr>
            </w:pPr>
            <w:r w:rsidRPr="005C695D">
              <w:rPr>
                <w:rFonts w:eastAsia="Helvetica" w:hAnsi="Helvetica" w:cs="Helvetica"/>
                <w:color w:val="000000"/>
                <w:sz w:val="16"/>
                <w:szCs w:val="16"/>
              </w:rPr>
              <w:t>-0.0395**</w:t>
            </w:r>
          </w:p>
        </w:tc>
      </w:tr>
      <w:tr w:rsidR="006F5454" w:rsidRPr="005C695D" w14:paraId="69D1857E" w14:textId="77777777" w:rsidTr="00A12FCA">
        <w:trPr>
          <w:trHeight w:hRule="exact" w:val="340"/>
          <w:trPrChange w:id="1254"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55"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00EEA91"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256"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57"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749A739"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58"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59"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FA11ACA"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60"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61"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28D6C22"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62"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63"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67A2964" w14:textId="3559E65B"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64" w:author="Xolani Sibande" w:date="2023-11-29T08:28:00Z">
                  <w:rPr>
                    <w:sz w:val="18"/>
                    <w:szCs w:val="18"/>
                  </w:rPr>
                </w:rPrChange>
              </w:rPr>
            </w:pPr>
            <w:r w:rsidRPr="005C695D">
              <w:rPr>
                <w:rFonts w:eastAsia="Helvetica" w:hAnsi="Helvetica" w:cs="Helvetica"/>
                <w:color w:val="000000"/>
                <w:sz w:val="16"/>
                <w:szCs w:val="16"/>
              </w:rPr>
              <w:t>(0.0166)</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65"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792E7C0" w14:textId="54E6F3BF"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66" w:author="Xolani Sibande" w:date="2023-11-29T08:28:00Z">
                  <w:rPr>
                    <w:sz w:val="18"/>
                    <w:szCs w:val="18"/>
                  </w:rPr>
                </w:rPrChange>
              </w:rPr>
            </w:pPr>
            <w:r w:rsidRPr="005C695D">
              <w:rPr>
                <w:rFonts w:eastAsia="Helvetica" w:hAnsi="Helvetica" w:cs="Helvetica"/>
                <w:color w:val="000000"/>
                <w:sz w:val="16"/>
                <w:szCs w:val="16"/>
              </w:rPr>
              <w:t>(0.0190)</w:t>
            </w:r>
          </w:p>
        </w:tc>
      </w:tr>
      <w:tr w:rsidR="006F5454" w:rsidRPr="005C695D" w14:paraId="3C3B3606" w14:textId="77777777" w:rsidTr="00A12FCA">
        <w:trPr>
          <w:trHeight w:hRule="exact" w:val="340"/>
          <w:trPrChange w:id="1267"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68"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5FB1D53"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269" w:author="Xolani Sibande" w:date="2023-11-29T08:28:00Z">
                  <w:rPr>
                    <w:sz w:val="18"/>
                    <w:szCs w:val="18"/>
                  </w:rPr>
                </w:rPrChange>
              </w:rPr>
            </w:pPr>
            <m:oMathPara>
              <m:oMath>
                <m:r>
                  <w:rPr>
                    <w:rFonts w:ascii="Cambria Math" w:hAnsi="Cambria Math"/>
                    <w:sz w:val="16"/>
                    <w:szCs w:val="16"/>
                    <w:rPrChange w:id="1270" w:author="Xolani Sibande" w:date="2023-11-29T08:28:00Z">
                      <w:rPr>
                        <w:rFonts w:ascii="Cambria Math" w:hAnsi="Cambria Math"/>
                        <w:sz w:val="18"/>
                        <w:szCs w:val="18"/>
                      </w:rPr>
                    </w:rPrChange>
                  </w:rPr>
                  <m:t>Liquidit</m:t>
                </m:r>
                <m:sSub>
                  <m:sSubPr>
                    <m:ctrlPr>
                      <w:rPr>
                        <w:rFonts w:ascii="Cambria Math" w:hAnsi="Cambria Math"/>
                        <w:sz w:val="16"/>
                        <w:szCs w:val="16"/>
                      </w:rPr>
                    </m:ctrlPr>
                  </m:sSubPr>
                  <m:e>
                    <m:r>
                      <w:rPr>
                        <w:rFonts w:ascii="Cambria Math" w:hAnsi="Cambria Math"/>
                        <w:sz w:val="16"/>
                        <w:szCs w:val="16"/>
                        <w:rPrChange w:id="1271" w:author="Xolani Sibande" w:date="2023-11-29T08:28:00Z">
                          <w:rPr>
                            <w:rFonts w:ascii="Cambria Math" w:hAnsi="Cambria Math"/>
                            <w:sz w:val="18"/>
                            <w:szCs w:val="18"/>
                          </w:rPr>
                        </w:rPrChange>
                      </w:rPr>
                      <m:t>y</m:t>
                    </m:r>
                  </m:e>
                  <m:sub>
                    <m:r>
                      <w:rPr>
                        <w:rFonts w:ascii="Cambria Math" w:hAnsi="Cambria Math"/>
                        <w:sz w:val="16"/>
                        <w:szCs w:val="16"/>
                        <w:rPrChange w:id="1272" w:author="Xolani Sibande" w:date="2023-11-29T08:28:00Z">
                          <w:rPr>
                            <w:rFonts w:ascii="Cambria Math" w:hAnsi="Cambria Math"/>
                            <w:sz w:val="18"/>
                            <w:szCs w:val="18"/>
                          </w:rPr>
                        </w:rPrChange>
                      </w:rPr>
                      <m: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73"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DA0B7DE"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74"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75"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9BA9AC4"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76"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77"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6CFFFE2"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78" w:author="Xolani Sibande" w:date="2023-11-29T08:28:00Z">
                  <w:rPr>
                    <w:sz w:val="18"/>
                    <w:szCs w:val="18"/>
                  </w:rPr>
                </w:rPrChange>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79"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498612A" w14:textId="3B21CA31"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80" w:author="Xolani Sibande" w:date="2023-11-29T08:28:00Z">
                  <w:rPr>
                    <w:sz w:val="18"/>
                    <w:szCs w:val="18"/>
                  </w:rPr>
                </w:rPrChange>
              </w:rPr>
            </w:pPr>
            <w:r w:rsidRPr="005C695D">
              <w:rPr>
                <w:rFonts w:eastAsia="Helvetica" w:hAnsi="Helvetica" w:cs="Helvetica"/>
                <w:color w:val="000000"/>
                <w:sz w:val="16"/>
                <w:szCs w:val="16"/>
              </w:rPr>
              <w:t>0.0024</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81"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4D4367D" w14:textId="1A56918B"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82" w:author="Xolani Sibande" w:date="2023-11-29T08:28:00Z">
                  <w:rPr>
                    <w:sz w:val="18"/>
                    <w:szCs w:val="18"/>
                  </w:rPr>
                </w:rPrChange>
              </w:rPr>
            </w:pPr>
            <w:r w:rsidRPr="005C695D">
              <w:rPr>
                <w:rFonts w:eastAsia="Helvetica" w:hAnsi="Helvetica" w:cs="Helvetica"/>
                <w:color w:val="000000"/>
                <w:sz w:val="16"/>
                <w:szCs w:val="16"/>
              </w:rPr>
              <w:t>0.0024</w:t>
            </w:r>
          </w:p>
        </w:tc>
      </w:tr>
      <w:tr w:rsidR="006F5454" w:rsidRPr="005C695D" w14:paraId="48E01FCF" w14:textId="77777777" w:rsidTr="00A12FCA">
        <w:trPr>
          <w:trHeight w:hRule="exact" w:val="340"/>
          <w:trPrChange w:id="1283" w:author="Xolani Sibande" w:date="2023-11-29T09:23:00Z">
            <w:trPr>
              <w:trHeight w:val="20"/>
            </w:trPr>
          </w:trPrChange>
        </w:trPr>
        <w:tc>
          <w:tcPr>
            <w:tcW w:w="95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284" w:author="Xolani Sibande" w:date="2023-11-29T09:23:00Z">
              <w:tcPr>
                <w:tcW w:w="95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6944B23"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285" w:author="Xolani Sibande" w:date="2023-11-29T08:28:00Z">
                  <w:rPr>
                    <w:sz w:val="18"/>
                    <w:szCs w:val="18"/>
                  </w:rPr>
                </w:rPrChange>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286"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2135814"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87" w:author="Xolani Sibande" w:date="2023-11-29T08:28:00Z">
                  <w:rPr>
                    <w:sz w:val="18"/>
                    <w:szCs w:val="18"/>
                  </w:rPr>
                </w:rPrChange>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288"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B26D359"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89" w:author="Xolani Sibande" w:date="2023-11-29T08:28:00Z">
                  <w:rPr>
                    <w:sz w:val="18"/>
                    <w:szCs w:val="18"/>
                  </w:rPr>
                </w:rPrChange>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290"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B87069A" w14:textId="77777777"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91" w:author="Xolani Sibande" w:date="2023-11-29T08:28:00Z">
                  <w:rPr>
                    <w:sz w:val="18"/>
                    <w:szCs w:val="18"/>
                  </w:rPr>
                </w:rPrChange>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292"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61512CB" w14:textId="061A4FE0"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93" w:author="Xolani Sibande" w:date="2023-11-29T08:28:00Z">
                  <w:rPr>
                    <w:sz w:val="18"/>
                    <w:szCs w:val="18"/>
                  </w:rPr>
                </w:rPrChange>
              </w:rPr>
            </w:pPr>
            <w:r w:rsidRPr="005C695D">
              <w:rPr>
                <w:rFonts w:eastAsia="Helvetica" w:hAnsi="Helvetica" w:cs="Helvetica"/>
                <w:color w:val="000000"/>
                <w:sz w:val="16"/>
                <w:szCs w:val="16"/>
              </w:rPr>
              <w:t>(0.0020)</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294"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17ECF37" w14:textId="3A76F7B4" w:rsidR="006F5454" w:rsidRPr="005C695D" w:rsidRDefault="006F5454"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295" w:author="Xolani Sibande" w:date="2023-11-29T08:28:00Z">
                  <w:rPr>
                    <w:sz w:val="18"/>
                    <w:szCs w:val="18"/>
                  </w:rPr>
                </w:rPrChange>
              </w:rPr>
            </w:pPr>
            <w:r w:rsidRPr="005C695D">
              <w:rPr>
                <w:rFonts w:eastAsia="Helvetica" w:hAnsi="Helvetica" w:cs="Helvetica"/>
                <w:color w:val="000000"/>
                <w:sz w:val="16"/>
                <w:szCs w:val="16"/>
              </w:rPr>
              <w:t>(0.0022)</w:t>
            </w:r>
          </w:p>
        </w:tc>
      </w:tr>
      <w:tr w:rsidR="00370EF6" w:rsidRPr="005C695D" w14:paraId="494764C5" w14:textId="77777777" w:rsidTr="00A12FCA">
        <w:trPr>
          <w:trHeight w:hRule="exact" w:val="340"/>
          <w:trPrChange w:id="1296" w:author="Xolani Sibande" w:date="2023-11-29T09:23:00Z">
            <w:trPr>
              <w:trHeight w:val="20"/>
            </w:trPr>
          </w:trPrChange>
        </w:trPr>
        <w:tc>
          <w:tcPr>
            <w:tcW w:w="95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297" w:author="Xolani Sibande" w:date="2023-11-29T09:23:00Z">
              <w:tcPr>
                <w:tcW w:w="95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9313631"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298" w:author="Xolani Sibande" w:date="2023-11-29T08:28:00Z">
                  <w:rPr>
                    <w:sz w:val="18"/>
                    <w:szCs w:val="18"/>
                  </w:rPr>
                </w:rPrChange>
              </w:rPr>
            </w:pPr>
            <w:r w:rsidRPr="005C695D">
              <w:rPr>
                <w:rFonts w:eastAsia="Helvetica" w:hAnsi="Helvetica" w:cs="Helvetica"/>
                <w:color w:val="000000"/>
                <w:sz w:val="16"/>
                <w:szCs w:val="16"/>
                <w:rPrChange w:id="1299" w:author="Xolani Sibande" w:date="2023-11-29T08:28:00Z">
                  <w:rPr>
                    <w:rFonts w:eastAsia="Helvetica" w:hAnsi="Helvetica" w:cs="Helvetica"/>
                    <w:color w:val="000000"/>
                    <w:sz w:val="18"/>
                    <w:szCs w:val="18"/>
                  </w:rPr>
                </w:rPrChange>
              </w:rPr>
              <w:t>Num.Obs.</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00"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FF8E884"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01" w:author="Xolani Sibande" w:date="2023-11-29T08:28:00Z">
                  <w:rPr>
                    <w:sz w:val="18"/>
                    <w:szCs w:val="18"/>
                  </w:rPr>
                </w:rPrChange>
              </w:rPr>
            </w:pPr>
            <w:r w:rsidRPr="005C695D">
              <w:rPr>
                <w:rFonts w:eastAsia="Helvetica" w:hAnsi="Helvetica" w:cs="Helvetica"/>
                <w:color w:val="000000"/>
                <w:sz w:val="16"/>
                <w:szCs w:val="16"/>
                <w:rPrChange w:id="1302" w:author="Xolani Sibande" w:date="2023-11-29T08:28:00Z">
                  <w:rPr>
                    <w:rFonts w:eastAsia="Helvetica" w:hAnsi="Helvetica" w:cs="Helvetica"/>
                    <w:color w:val="000000"/>
                    <w:sz w:val="18"/>
                    <w:szCs w:val="18"/>
                  </w:rPr>
                </w:rPrChange>
              </w:rPr>
              <w:t>372</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03"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AFCED51"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04" w:author="Xolani Sibande" w:date="2023-11-29T08:28:00Z">
                  <w:rPr>
                    <w:sz w:val="18"/>
                    <w:szCs w:val="18"/>
                  </w:rPr>
                </w:rPrChange>
              </w:rPr>
            </w:pPr>
            <w:r w:rsidRPr="005C695D">
              <w:rPr>
                <w:rFonts w:eastAsia="Helvetica" w:hAnsi="Helvetica" w:cs="Helvetica"/>
                <w:color w:val="000000"/>
                <w:sz w:val="16"/>
                <w:szCs w:val="16"/>
                <w:rPrChange w:id="1305" w:author="Xolani Sibande" w:date="2023-11-29T08:28:00Z">
                  <w:rPr>
                    <w:rFonts w:eastAsia="Helvetica" w:hAnsi="Helvetica" w:cs="Helvetica"/>
                    <w:color w:val="000000"/>
                    <w:sz w:val="18"/>
                    <w:szCs w:val="18"/>
                  </w:rPr>
                </w:rPrChange>
              </w:rPr>
              <w:t>372</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06"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428FC56"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07" w:author="Xolani Sibande" w:date="2023-11-29T08:28:00Z">
                  <w:rPr>
                    <w:sz w:val="18"/>
                    <w:szCs w:val="18"/>
                  </w:rPr>
                </w:rPrChange>
              </w:rPr>
            </w:pPr>
            <w:r w:rsidRPr="005C695D">
              <w:rPr>
                <w:rFonts w:eastAsia="Helvetica" w:hAnsi="Helvetica" w:cs="Helvetica"/>
                <w:color w:val="000000"/>
                <w:sz w:val="16"/>
                <w:szCs w:val="16"/>
                <w:rPrChange w:id="1308" w:author="Xolani Sibande" w:date="2023-11-29T08:28:00Z">
                  <w:rPr>
                    <w:rFonts w:eastAsia="Helvetica" w:hAnsi="Helvetica" w:cs="Helvetica"/>
                    <w:color w:val="000000"/>
                    <w:sz w:val="18"/>
                    <w:szCs w:val="18"/>
                  </w:rPr>
                </w:rPrChange>
              </w:rPr>
              <w:t>368</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09"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3656D1F"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10" w:author="Xolani Sibande" w:date="2023-11-29T08:28:00Z">
                  <w:rPr>
                    <w:sz w:val="18"/>
                    <w:szCs w:val="18"/>
                  </w:rPr>
                </w:rPrChange>
              </w:rPr>
            </w:pPr>
            <w:r w:rsidRPr="005C695D">
              <w:rPr>
                <w:rFonts w:eastAsia="Helvetica" w:hAnsi="Helvetica" w:cs="Helvetica"/>
                <w:color w:val="000000"/>
                <w:sz w:val="16"/>
                <w:szCs w:val="16"/>
                <w:rPrChange w:id="1311" w:author="Xolani Sibande" w:date="2023-11-29T08:28:00Z">
                  <w:rPr>
                    <w:rFonts w:eastAsia="Helvetica" w:hAnsi="Helvetica" w:cs="Helvetica"/>
                    <w:color w:val="000000"/>
                    <w:sz w:val="18"/>
                    <w:szCs w:val="18"/>
                  </w:rPr>
                </w:rPrChange>
              </w:rPr>
              <w:t>368</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12" w:author="Xolani Sibande" w:date="2023-11-29T09:23:00Z">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5181E18"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13" w:author="Xolani Sibande" w:date="2023-11-29T08:28:00Z">
                  <w:rPr>
                    <w:sz w:val="18"/>
                    <w:szCs w:val="18"/>
                  </w:rPr>
                </w:rPrChange>
              </w:rPr>
            </w:pPr>
            <w:r w:rsidRPr="005C695D">
              <w:rPr>
                <w:rFonts w:eastAsia="Helvetica" w:hAnsi="Helvetica" w:cs="Helvetica"/>
                <w:color w:val="000000"/>
                <w:sz w:val="16"/>
                <w:szCs w:val="16"/>
                <w:rPrChange w:id="1314" w:author="Xolani Sibande" w:date="2023-11-29T08:28:00Z">
                  <w:rPr>
                    <w:rFonts w:eastAsia="Helvetica" w:hAnsi="Helvetica" w:cs="Helvetica"/>
                    <w:color w:val="000000"/>
                    <w:sz w:val="18"/>
                    <w:szCs w:val="18"/>
                  </w:rPr>
                </w:rPrChange>
              </w:rPr>
              <w:t>364</w:t>
            </w:r>
          </w:p>
        </w:tc>
      </w:tr>
      <w:tr w:rsidR="003A2C77" w:rsidRPr="005C695D" w14:paraId="5A99AC9A" w14:textId="77777777" w:rsidTr="00A12FCA">
        <w:trPr>
          <w:trHeight w:hRule="exact" w:val="340"/>
          <w:trPrChange w:id="1315" w:author="Xolani Sibande" w:date="2023-11-29T09:23:00Z">
            <w:trPr>
              <w:trHeight w:val="20"/>
            </w:trPr>
          </w:trPrChange>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16" w:author="Xolani Sibande" w:date="2023-11-29T09:23:00Z">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2F1C28A" w14:textId="77777777" w:rsidR="003A2C77" w:rsidRPr="005C695D" w:rsidRDefault="003A2C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317" w:author="Xolani Sibande" w:date="2023-11-29T08:28:00Z">
                  <w:rPr>
                    <w:sz w:val="18"/>
                    <w:szCs w:val="18"/>
                  </w:rPr>
                </w:rPrChange>
              </w:rPr>
            </w:pPr>
            <w:r w:rsidRPr="005C695D">
              <w:rPr>
                <w:rFonts w:eastAsia="Helvetica" w:hAnsi="Helvetica" w:cs="Helvetica"/>
                <w:color w:val="000000"/>
                <w:sz w:val="16"/>
                <w:szCs w:val="16"/>
                <w:rPrChange w:id="1318" w:author="Xolani Sibande" w:date="2023-11-29T08:28:00Z">
                  <w:rPr>
                    <w:rFonts w:eastAsia="Helvetica" w:hAnsi="Helvetica" w:cs="Helvetica"/>
                    <w:color w:val="000000"/>
                    <w:sz w:val="18"/>
                    <w:szCs w:val="18"/>
                  </w:rPr>
                </w:rPrChange>
              </w:rPr>
              <w:t>Adj.R squared</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19"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FC11455" w14:textId="01097821" w:rsidR="003A2C77" w:rsidRPr="005C695D" w:rsidRDefault="003A2C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20" w:author="Xolani Sibande" w:date="2023-11-29T08:28:00Z">
                  <w:rPr>
                    <w:sz w:val="18"/>
                    <w:szCs w:val="18"/>
                  </w:rPr>
                </w:rPrChange>
              </w:rPr>
            </w:pPr>
            <w:r w:rsidRPr="005C695D">
              <w:rPr>
                <w:rFonts w:eastAsia="Helvetica" w:hAnsi="Helvetica" w:cs="Helvetica"/>
                <w:color w:val="000000"/>
                <w:sz w:val="16"/>
                <w:szCs w:val="16"/>
              </w:rPr>
              <w:t>0.59</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21"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D35BF72" w14:textId="63524541" w:rsidR="003A2C77" w:rsidRPr="005C695D" w:rsidRDefault="003A2C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22" w:author="Xolani Sibande" w:date="2023-11-29T08:28:00Z">
                  <w:rPr>
                    <w:sz w:val="18"/>
                    <w:szCs w:val="18"/>
                  </w:rPr>
                </w:rPrChange>
              </w:rPr>
            </w:pPr>
            <w:r w:rsidRPr="005C695D">
              <w:rPr>
                <w:rFonts w:eastAsia="Helvetica" w:hAnsi="Helvetica" w:cs="Helvetica"/>
                <w:color w:val="000000"/>
                <w:sz w:val="16"/>
                <w:szCs w:val="16"/>
              </w:rPr>
              <w:t>0.59</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23"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1FE4598" w14:textId="6637C274" w:rsidR="003A2C77" w:rsidRPr="005C695D" w:rsidRDefault="003A2C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24" w:author="Xolani Sibande" w:date="2023-11-29T08:28:00Z">
                  <w:rPr>
                    <w:sz w:val="18"/>
                    <w:szCs w:val="18"/>
                  </w:rPr>
                </w:rPrChange>
              </w:rPr>
            </w:pPr>
            <w:r w:rsidRPr="005C695D">
              <w:rPr>
                <w:rFonts w:eastAsia="Helvetica" w:hAnsi="Helvetica" w:cs="Helvetica"/>
                <w:color w:val="000000"/>
                <w:sz w:val="16"/>
                <w:szCs w:val="16"/>
              </w:rPr>
              <w:t>0.58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25"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2C08F24" w14:textId="042BBA68" w:rsidR="003A2C77" w:rsidRPr="005C695D" w:rsidRDefault="003A2C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26" w:author="Xolani Sibande" w:date="2023-11-29T08:28:00Z">
                  <w:rPr>
                    <w:sz w:val="18"/>
                    <w:szCs w:val="18"/>
                  </w:rPr>
                </w:rPrChange>
              </w:rPr>
            </w:pPr>
            <w:r w:rsidRPr="005C695D">
              <w:rPr>
                <w:rFonts w:eastAsia="Helvetica" w:hAnsi="Helvetica" w:cs="Helvetica"/>
                <w:color w:val="000000"/>
                <w:sz w:val="16"/>
                <w:szCs w:val="16"/>
              </w:rPr>
              <w:t>0.62</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327" w:author="Xolani Sibande" w:date="2023-11-29T09:23:00Z">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0403764" w14:textId="1C9AC83A" w:rsidR="003A2C77" w:rsidRPr="005C695D" w:rsidRDefault="003A2C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28" w:author="Xolani Sibande" w:date="2023-11-29T08:28:00Z">
                  <w:rPr>
                    <w:sz w:val="18"/>
                    <w:szCs w:val="18"/>
                  </w:rPr>
                </w:rPrChange>
              </w:rPr>
            </w:pPr>
            <w:r w:rsidRPr="005C695D">
              <w:rPr>
                <w:rFonts w:eastAsia="Helvetica" w:hAnsi="Helvetica" w:cs="Helvetica"/>
                <w:color w:val="000000"/>
                <w:sz w:val="16"/>
                <w:szCs w:val="16"/>
              </w:rPr>
              <w:t>0.61</w:t>
            </w:r>
          </w:p>
        </w:tc>
      </w:tr>
      <w:tr w:rsidR="003A2C77" w:rsidRPr="005C695D" w14:paraId="22B8F876" w14:textId="77777777" w:rsidTr="00A12FCA">
        <w:trPr>
          <w:trHeight w:hRule="exact" w:val="340"/>
          <w:trPrChange w:id="1329" w:author="Xolani Sibande" w:date="2023-11-29T09:23:00Z">
            <w:trPr>
              <w:trHeight w:val="20"/>
            </w:trPr>
          </w:trPrChange>
        </w:trPr>
        <w:tc>
          <w:tcPr>
            <w:tcW w:w="95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330" w:author="Xolani Sibande" w:date="2023-11-29T09:23:00Z">
              <w:tcPr>
                <w:tcW w:w="95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47F6F67" w14:textId="77777777" w:rsidR="003A2C77" w:rsidRPr="005C695D" w:rsidRDefault="003A2C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331" w:author="Xolani Sibande" w:date="2023-11-29T08:28:00Z">
                  <w:rPr>
                    <w:sz w:val="18"/>
                    <w:szCs w:val="18"/>
                  </w:rPr>
                </w:rPrChange>
              </w:rPr>
            </w:pPr>
            <w:r w:rsidRPr="005C695D">
              <w:rPr>
                <w:rFonts w:eastAsia="Helvetica" w:hAnsi="Helvetica" w:cs="Helvetica"/>
                <w:color w:val="000000"/>
                <w:sz w:val="16"/>
                <w:szCs w:val="16"/>
                <w:rPrChange w:id="1332" w:author="Xolani Sibande" w:date="2023-11-29T08:28:00Z">
                  <w:rPr>
                    <w:rFonts w:eastAsia="Helvetica" w:hAnsi="Helvetica" w:cs="Helvetica"/>
                    <w:color w:val="000000"/>
                    <w:sz w:val="18"/>
                    <w:szCs w:val="18"/>
                  </w:rPr>
                </w:rPrChange>
              </w:rPr>
              <w:t>Test of equality (p-value)</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333"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7E1ABFE" w14:textId="7900257E" w:rsidR="003A2C77" w:rsidRPr="005C695D" w:rsidRDefault="003A2C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34" w:author="Xolani Sibande" w:date="2023-11-29T08:28:00Z">
                  <w:rPr>
                    <w:sz w:val="18"/>
                    <w:szCs w:val="18"/>
                  </w:rPr>
                </w:rPrChange>
              </w:rPr>
            </w:pPr>
            <w:r w:rsidRPr="005C695D">
              <w:rPr>
                <w:rFonts w:eastAsia="Helvetica" w:hAnsi="Helvetica" w:cs="Helvetica"/>
                <w:color w:val="000000"/>
                <w:sz w:val="16"/>
                <w:szCs w:val="16"/>
              </w:rPr>
              <w:t>0.01</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335"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6790067D" w14:textId="15AB5D78" w:rsidR="003A2C77" w:rsidRPr="005C695D" w:rsidRDefault="003A2C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36" w:author="Xolani Sibande" w:date="2023-11-29T08:28:00Z">
                  <w:rPr>
                    <w:sz w:val="18"/>
                    <w:szCs w:val="18"/>
                  </w:rPr>
                </w:rPrChange>
              </w:rPr>
            </w:pPr>
            <w:r w:rsidRPr="005C695D">
              <w:rPr>
                <w:rFonts w:eastAsia="Helvetica" w:hAnsi="Helvetica" w:cs="Helvetica"/>
                <w:color w:val="000000"/>
                <w:sz w:val="16"/>
                <w:szCs w:val="16"/>
              </w:rPr>
              <w:t>0.03</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337"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B55D3BC" w14:textId="6A2D8076" w:rsidR="003A2C77" w:rsidRPr="005C695D" w:rsidRDefault="003A2C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38" w:author="Xolani Sibande" w:date="2023-11-29T08:28:00Z">
                  <w:rPr>
                    <w:sz w:val="18"/>
                    <w:szCs w:val="18"/>
                  </w:rPr>
                </w:rPrChange>
              </w:rPr>
            </w:pPr>
            <w:r w:rsidRPr="005C695D">
              <w:rPr>
                <w:rFonts w:eastAsia="Helvetica" w:hAnsi="Helvetica" w:cs="Helvetica"/>
                <w:color w:val="000000"/>
                <w:sz w:val="16"/>
                <w:szCs w:val="16"/>
              </w:rPr>
              <w:t>0.04</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339"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6A8A378" w14:textId="6EA60DB9" w:rsidR="003A2C77" w:rsidRPr="005C695D" w:rsidRDefault="003A2C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40" w:author="Xolani Sibande" w:date="2023-11-29T08:28:00Z">
                  <w:rPr>
                    <w:sz w:val="18"/>
                    <w:szCs w:val="18"/>
                  </w:rPr>
                </w:rPrChange>
              </w:rPr>
            </w:pPr>
            <w:r w:rsidRPr="005C695D">
              <w:rPr>
                <w:rFonts w:eastAsia="Helvetica" w:hAnsi="Helvetica" w:cs="Helvetica"/>
                <w:color w:val="000000"/>
                <w:sz w:val="16"/>
                <w:szCs w:val="16"/>
              </w:rPr>
              <w:t>0.07</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341" w:author="Xolani Sibande" w:date="2023-11-29T09:23:00Z">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E941A12" w14:textId="736970C2" w:rsidR="003A2C77" w:rsidRPr="005C695D" w:rsidRDefault="003A2C7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42" w:author="Xolani Sibande" w:date="2023-11-29T08:28:00Z">
                  <w:rPr>
                    <w:sz w:val="18"/>
                    <w:szCs w:val="18"/>
                  </w:rPr>
                </w:rPrChange>
              </w:rPr>
            </w:pPr>
            <w:r w:rsidRPr="005C695D">
              <w:rPr>
                <w:rFonts w:eastAsia="Helvetica" w:hAnsi="Helvetica" w:cs="Helvetica"/>
                <w:color w:val="000000"/>
                <w:sz w:val="16"/>
                <w:szCs w:val="16"/>
              </w:rPr>
              <w:t>0.04</w:t>
            </w:r>
          </w:p>
        </w:tc>
      </w:tr>
      <w:tr w:rsidR="00370EF6" w:rsidRPr="005C695D" w14:paraId="548636AC" w14:textId="77777777" w:rsidTr="00A12FCA">
        <w:trPr>
          <w:trHeight w:hRule="exact" w:val="340"/>
          <w:trPrChange w:id="1343" w:author="Xolani Sibande" w:date="2023-11-29T09:23:00Z">
            <w:trPr>
              <w:trHeight w:val="20"/>
            </w:trPr>
          </w:trPrChange>
        </w:trPr>
        <w:tc>
          <w:tcPr>
            <w:tcW w:w="5000" w:type="pct"/>
            <w:gridSpan w:val="6"/>
            <w:tcBorders>
              <w:top w:val="single" w:sz="12" w:space="0" w:color="537380"/>
              <w:left w:val="none" w:sz="0" w:space="0" w:color="FFFFFF"/>
              <w:bottom w:val="single" w:sz="12" w:space="0" w:color="537380"/>
              <w:right w:val="none" w:sz="0" w:space="0" w:color="FFFFFF"/>
            </w:tcBorders>
            <w:shd w:val="clear" w:color="auto" w:fill="FFFFFF"/>
            <w:tcMar>
              <w:top w:w="0" w:type="dxa"/>
              <w:left w:w="0" w:type="dxa"/>
              <w:bottom w:w="0" w:type="dxa"/>
              <w:right w:w="0" w:type="dxa"/>
            </w:tcMar>
            <w:vAlign w:val="center"/>
            <w:tcPrChange w:id="1344" w:author="Xolani Sibande" w:date="2023-11-29T09:23:00Z">
              <w:tcPr>
                <w:tcW w:w="5000" w:type="pct"/>
                <w:gridSpan w:val="6"/>
                <w:tcBorders>
                  <w:top w:val="single" w:sz="12" w:space="0" w:color="537380"/>
                  <w:left w:val="none" w:sz="0" w:space="0" w:color="FFFFFF"/>
                  <w:bottom w:val="single" w:sz="12" w:space="0" w:color="537380"/>
                  <w:right w:val="none" w:sz="0" w:space="0" w:color="FFFFFF"/>
                </w:tcBorders>
                <w:shd w:val="clear" w:color="auto" w:fill="FFFFFF"/>
                <w:tcMar>
                  <w:top w:w="0" w:type="dxa"/>
                  <w:left w:w="0" w:type="dxa"/>
                  <w:bottom w:w="0" w:type="dxa"/>
                  <w:right w:w="0" w:type="dxa"/>
                </w:tcMar>
                <w:vAlign w:val="center"/>
              </w:tcPr>
            </w:tcPrChange>
          </w:tcPr>
          <w:p w14:paraId="2D208B21" w14:textId="3FBCCB69"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345" w:author="Xolani Sibande" w:date="2023-11-29T08:28:00Z">
                  <w:rPr>
                    <w:sz w:val="18"/>
                    <w:szCs w:val="18"/>
                  </w:rPr>
                </w:rPrChange>
              </w:rPr>
            </w:pPr>
            <w:r w:rsidRPr="005C695D">
              <w:rPr>
                <w:rFonts w:eastAsia="Helvetica" w:hAnsi="Helvetica" w:cs="Helvetica"/>
                <w:color w:val="000000"/>
                <w:sz w:val="16"/>
                <w:szCs w:val="16"/>
                <w:rPrChange w:id="1346" w:author="Xolani Sibande" w:date="2023-11-29T08:28:00Z">
                  <w:rPr>
                    <w:rFonts w:eastAsia="Helvetica" w:hAnsi="Helvetica" w:cs="Helvetica"/>
                    <w:color w:val="000000"/>
                    <w:sz w:val="18"/>
                    <w:szCs w:val="18"/>
                  </w:rPr>
                </w:rPrChange>
              </w:rPr>
              <w:t>Note: Household results. The dep</w:t>
            </w:r>
            <w:r w:rsidR="00087643" w:rsidRPr="005C695D">
              <w:rPr>
                <w:rFonts w:eastAsia="Helvetica" w:hAnsi="Helvetica" w:cs="Helvetica"/>
                <w:color w:val="000000"/>
                <w:sz w:val="16"/>
                <w:szCs w:val="16"/>
                <w:rPrChange w:id="1347" w:author="Xolani Sibande" w:date="2023-11-29T08:28:00Z">
                  <w:rPr>
                    <w:rFonts w:eastAsia="Helvetica" w:hAnsi="Helvetica" w:cs="Helvetica"/>
                    <w:color w:val="000000"/>
                    <w:sz w:val="18"/>
                    <w:szCs w:val="18"/>
                  </w:rPr>
                </w:rPrChange>
              </w:rPr>
              <w:t>e</w:t>
            </w:r>
            <w:r w:rsidRPr="005C695D">
              <w:rPr>
                <w:rFonts w:eastAsia="Helvetica" w:hAnsi="Helvetica" w:cs="Helvetica"/>
                <w:color w:val="000000"/>
                <w:sz w:val="16"/>
                <w:szCs w:val="16"/>
                <w:rPrChange w:id="1348" w:author="Xolani Sibande" w:date="2023-11-29T08:28:00Z">
                  <w:rPr>
                    <w:rFonts w:eastAsia="Helvetica" w:hAnsi="Helvetica" w:cs="Helvetica"/>
                    <w:color w:val="000000"/>
                    <w:sz w:val="18"/>
                    <w:szCs w:val="18"/>
                  </w:rPr>
                </w:rPrChange>
              </w:rPr>
              <w:t>ndant variables i</w:t>
            </w:r>
            <w:r w:rsidR="00D7344F" w:rsidRPr="005C695D">
              <w:rPr>
                <w:rFonts w:eastAsia="Helvetica" w:hAnsi="Helvetica" w:cs="Helvetica"/>
                <w:color w:val="000000"/>
                <w:sz w:val="16"/>
                <w:szCs w:val="16"/>
                <w:rPrChange w:id="1349" w:author="Xolani Sibande" w:date="2023-11-29T08:28:00Z">
                  <w:rPr>
                    <w:rFonts w:eastAsia="Helvetica" w:hAnsi="Helvetica" w:cs="Helvetica"/>
                    <w:color w:val="000000"/>
                    <w:sz w:val="18"/>
                    <w:szCs w:val="18"/>
                  </w:rPr>
                </w:rPrChange>
              </w:rPr>
              <w:t>s</w:t>
            </w:r>
            <w:r w:rsidRPr="005C695D">
              <w:rPr>
                <w:rFonts w:eastAsia="Helvetica" w:hAnsi="Helvetica" w:cs="Helvetica"/>
                <w:color w:val="000000"/>
                <w:sz w:val="16"/>
                <w:szCs w:val="16"/>
                <w:rPrChange w:id="1350" w:author="Xolani Sibande" w:date="2023-11-29T08:28:00Z">
                  <w:rPr>
                    <w:rFonts w:eastAsia="Helvetica" w:hAnsi="Helvetica" w:cs="Helvetica"/>
                    <w:color w:val="000000"/>
                    <w:sz w:val="18"/>
                    <w:szCs w:val="18"/>
                  </w:rPr>
                </w:rPrChange>
              </w:rPr>
              <w:t xml:space="preserve"> loan growth at bank level at a monthly frequency, calculated as the log difference at t and t -1. All control variables are defined in Table </w:t>
            </w:r>
            <w:ins w:id="1351" w:author="Xolani Sibande" w:date="2023-11-29T08:52:00Z">
              <w:r w:rsidR="00531C13">
                <w:rPr>
                  <w:rFonts w:eastAsia="Helvetica" w:hAnsi="Helvetica" w:cs="Helvetica"/>
                  <w:color w:val="000000"/>
                  <w:sz w:val="16"/>
                  <w:szCs w:val="16"/>
                </w:rPr>
                <w:t>3</w:t>
              </w:r>
            </w:ins>
            <w:del w:id="1352" w:author="Xolani Sibande" w:date="2023-11-29T08:52:00Z">
              <w:r w:rsidRPr="005C695D" w:rsidDel="00531C13">
                <w:rPr>
                  <w:rFonts w:eastAsia="Helvetica" w:hAnsi="Helvetica" w:cs="Helvetica"/>
                  <w:color w:val="000000"/>
                  <w:sz w:val="16"/>
                  <w:szCs w:val="16"/>
                  <w:rPrChange w:id="1353" w:author="Xolani Sibande" w:date="2023-11-29T08:28:00Z">
                    <w:rPr>
                      <w:rFonts w:eastAsia="Helvetica" w:hAnsi="Helvetica" w:cs="Helvetica"/>
                      <w:color w:val="000000"/>
                      <w:sz w:val="18"/>
                      <w:szCs w:val="18"/>
                    </w:rPr>
                  </w:rPrChange>
                </w:rPr>
                <w:delText>2</w:delText>
              </w:r>
            </w:del>
            <w:r w:rsidRPr="005C695D">
              <w:rPr>
                <w:rFonts w:eastAsia="Helvetica" w:hAnsi="Helvetica" w:cs="Helvetica"/>
                <w:color w:val="000000"/>
                <w:sz w:val="16"/>
                <w:szCs w:val="16"/>
                <w:rPrChange w:id="1354" w:author="Xolani Sibande" w:date="2023-11-29T08:28:00Z">
                  <w:rPr>
                    <w:rFonts w:eastAsia="Helvetica" w:hAnsi="Helvetica" w:cs="Helvetica"/>
                    <w:color w:val="000000"/>
                    <w:sz w:val="18"/>
                    <w:szCs w:val="18"/>
                  </w:rPr>
                </w:rPrChange>
              </w:rPr>
              <w:t>. Standard errors are clustered at a bank level. All equations include bank</w:t>
            </w:r>
            <w:r w:rsidR="008925D9" w:rsidRPr="005C695D">
              <w:rPr>
                <w:rFonts w:eastAsia="Helvetica" w:hAnsi="Helvetica" w:cs="Helvetica"/>
                <w:color w:val="000000"/>
                <w:sz w:val="16"/>
                <w:szCs w:val="16"/>
                <w:rPrChange w:id="1355" w:author="Xolani Sibande" w:date="2023-11-29T08:28:00Z">
                  <w:rPr>
                    <w:rFonts w:eastAsia="Helvetica" w:hAnsi="Helvetica" w:cs="Helvetica"/>
                    <w:color w:val="000000"/>
                    <w:sz w:val="18"/>
                    <w:szCs w:val="18"/>
                  </w:rPr>
                </w:rPrChange>
              </w:rPr>
              <w:t xml:space="preserve"> </w:t>
            </w:r>
            <w:r w:rsidR="002578D7" w:rsidRPr="005C695D">
              <w:rPr>
                <w:rFonts w:eastAsia="Helvetica" w:hAnsi="Helvetica" w:cs="Helvetica"/>
                <w:color w:val="000000"/>
                <w:sz w:val="16"/>
                <w:szCs w:val="16"/>
                <w:rPrChange w:id="1356" w:author="Xolani Sibande" w:date="2023-11-29T08:28:00Z">
                  <w:rPr>
                    <w:rFonts w:eastAsia="Helvetica" w:hAnsi="Helvetica" w:cs="Helvetica"/>
                    <w:color w:val="000000"/>
                    <w:sz w:val="18"/>
                    <w:szCs w:val="18"/>
                  </w:rPr>
                </w:rPrChange>
              </w:rPr>
              <w:t>fixed effects</w:t>
            </w:r>
            <w:r w:rsidRPr="005C695D">
              <w:rPr>
                <w:rFonts w:eastAsia="Helvetica" w:hAnsi="Helvetica" w:cs="Helvetica"/>
                <w:color w:val="000000"/>
                <w:sz w:val="16"/>
                <w:szCs w:val="16"/>
                <w:rPrChange w:id="1357" w:author="Xolani Sibande" w:date="2023-11-29T08:28:00Z">
                  <w:rPr>
                    <w:rFonts w:eastAsia="Helvetica" w:hAnsi="Helvetica" w:cs="Helvetica"/>
                    <w:color w:val="000000"/>
                    <w:sz w:val="18"/>
                    <w:szCs w:val="18"/>
                  </w:rPr>
                </w:rPrChange>
              </w:rPr>
              <w:t xml:space="preserve"> and monthly </w:t>
            </w:r>
            <w:r w:rsidR="002578D7" w:rsidRPr="005C695D">
              <w:rPr>
                <w:rFonts w:eastAsia="Helvetica" w:hAnsi="Helvetica" w:cs="Helvetica"/>
                <w:color w:val="000000"/>
                <w:sz w:val="16"/>
                <w:szCs w:val="16"/>
                <w:rPrChange w:id="1358" w:author="Xolani Sibande" w:date="2023-11-29T08:28:00Z">
                  <w:rPr>
                    <w:rFonts w:eastAsia="Helvetica" w:hAnsi="Helvetica" w:cs="Helvetica"/>
                    <w:color w:val="000000"/>
                    <w:sz w:val="18"/>
                    <w:szCs w:val="18"/>
                  </w:rPr>
                </w:rPrChange>
              </w:rPr>
              <w:t>time dummies</w:t>
            </w:r>
            <w:r w:rsidRPr="005C695D">
              <w:rPr>
                <w:rFonts w:eastAsia="Helvetica" w:hAnsi="Helvetica" w:cs="Helvetica"/>
                <w:color w:val="000000"/>
                <w:sz w:val="16"/>
                <w:szCs w:val="16"/>
                <w:rPrChange w:id="1359" w:author="Xolani Sibande" w:date="2023-11-29T08:28:00Z">
                  <w:rPr>
                    <w:rFonts w:eastAsia="Helvetica" w:hAnsi="Helvetica" w:cs="Helvetica"/>
                    <w:color w:val="000000"/>
                    <w:sz w:val="18"/>
                    <w:szCs w:val="18"/>
                  </w:rPr>
                </w:rPrChange>
              </w:rPr>
              <w:t xml:space="preserve">. A test for equality p-value of &lt; 0.1 is significant. </w:t>
            </w:r>
            <m:oMath>
              <m:r>
                <w:rPr>
                  <w:rFonts w:ascii="Cambria Math" w:hAnsi="Cambria Math"/>
                  <w:sz w:val="16"/>
                  <w:szCs w:val="16"/>
                  <w:rPrChange w:id="1360" w:author="Xolani Sibande" w:date="2023-11-29T08:28:00Z">
                    <w:rPr>
                      <w:rFonts w:ascii="Cambria Math" w:hAnsi="Cambria Math"/>
                      <w:sz w:val="18"/>
                      <w:szCs w:val="18"/>
                    </w:rPr>
                  </w:rPrChange>
                </w:rPr>
                <m:t>***p&lt;0.01,**p&lt;0.05,*p&lt;0.1</m:t>
              </m:r>
            </m:oMath>
          </w:p>
        </w:tc>
      </w:tr>
    </w:tbl>
    <w:p w14:paraId="7FFFA76A" w14:textId="77777777" w:rsidR="00AE6F56" w:rsidRDefault="00AE6F56">
      <w:pPr>
        <w:pStyle w:val="TableCaption"/>
      </w:pPr>
    </w:p>
    <w:p w14:paraId="5ECC7C84" w14:textId="77777777" w:rsidR="005A0D08" w:rsidRDefault="005A0D08">
      <w:pPr>
        <w:widowControl/>
        <w:tabs>
          <w:tab w:val="clear" w:pos="170"/>
        </w:tabs>
        <w:autoSpaceDE/>
        <w:autoSpaceDN/>
        <w:spacing w:after="160" w:line="259" w:lineRule="auto"/>
        <w:jc w:val="left"/>
        <w:rPr>
          <w:szCs w:val="20"/>
        </w:rPr>
      </w:pPr>
      <w:r>
        <w:br w:type="page"/>
      </w:r>
    </w:p>
    <w:p w14:paraId="70B28CBC" w14:textId="26853199" w:rsidR="00370EF6" w:rsidRPr="006906D2" w:rsidRDefault="00D00CD1">
      <w:pPr>
        <w:pStyle w:val="TableCaption"/>
        <w:rPr>
          <w:b/>
          <w:bCs/>
          <w:sz w:val="20"/>
          <w:rPrChange w:id="1361" w:author="Xolani Sibande" w:date="2023-11-29T09:14:00Z">
            <w:rPr/>
          </w:rPrChange>
        </w:rPr>
      </w:pPr>
      <w:r w:rsidRPr="006906D2">
        <w:rPr>
          <w:b/>
          <w:bCs/>
          <w:sz w:val="20"/>
          <w:rPrChange w:id="1362" w:author="Xolani Sibande" w:date="2023-11-29T09:14:00Z">
            <w:rPr/>
          </w:rPrChange>
        </w:rPr>
        <w:lastRenderedPageBreak/>
        <w:t>Table 5</w:t>
      </w:r>
      <w:del w:id="1363" w:author="Xolani Sibande" w:date="2023-11-29T08:51:00Z">
        <w:r w:rsidRPr="006906D2" w:rsidDel="00531C13">
          <w:rPr>
            <w:b/>
            <w:bCs/>
            <w:sz w:val="20"/>
            <w:rPrChange w:id="1364" w:author="Xolani Sibande" w:date="2023-11-29T09:14:00Z">
              <w:rPr/>
            </w:rPrChange>
          </w:rPr>
          <w:delText>.2</w:delText>
        </w:r>
      </w:del>
      <w:r w:rsidRPr="006906D2">
        <w:rPr>
          <w:b/>
          <w:bCs/>
          <w:sz w:val="20"/>
          <w:rPrChange w:id="1365" w:author="Xolani Sibande" w:date="2023-11-29T09:14:00Z">
            <w:rPr/>
          </w:rPrChange>
        </w:rPr>
        <w:t>: Non-financial corporations results</w:t>
      </w:r>
    </w:p>
    <w:tbl>
      <w:tblPr>
        <w:tblW w:w="5000" w:type="pct"/>
        <w:tblLook w:val="0420" w:firstRow="1" w:lastRow="0" w:firstColumn="0" w:lastColumn="0" w:noHBand="0" w:noVBand="1"/>
        <w:tblPrChange w:id="1366" w:author="Xolani Sibande" w:date="2023-11-29T09:22:00Z">
          <w:tblPr>
            <w:tblW w:w="5000" w:type="pct"/>
            <w:tblLook w:val="0420" w:firstRow="1" w:lastRow="0" w:firstColumn="0" w:lastColumn="0" w:noHBand="0" w:noVBand="1"/>
          </w:tblPr>
        </w:tblPrChange>
      </w:tblPr>
      <w:tblGrid>
        <w:gridCol w:w="1730"/>
        <w:gridCol w:w="1402"/>
        <w:gridCol w:w="1402"/>
        <w:gridCol w:w="1402"/>
        <w:gridCol w:w="1567"/>
        <w:gridCol w:w="1568"/>
        <w:tblGridChange w:id="1367">
          <w:tblGrid>
            <w:gridCol w:w="1601"/>
            <w:gridCol w:w="1428"/>
            <w:gridCol w:w="1428"/>
            <w:gridCol w:w="1428"/>
            <w:gridCol w:w="1593"/>
            <w:gridCol w:w="1593"/>
          </w:tblGrid>
        </w:tblGridChange>
      </w:tblGrid>
      <w:tr w:rsidR="00370EF6" w:rsidRPr="005C695D" w14:paraId="54AB2536" w14:textId="77777777" w:rsidTr="00A12FCA">
        <w:trPr>
          <w:trHeight w:hRule="exact" w:val="340"/>
          <w:tblHeader/>
          <w:trPrChange w:id="1368" w:author="Xolani Sibande" w:date="2023-11-29T09:22:00Z">
            <w:trPr>
              <w:tblHeader/>
            </w:trPr>
          </w:trPrChange>
        </w:trPr>
        <w:tc>
          <w:tcPr>
            <w:tcW w:w="8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369" w:author="Xolani Sibande" w:date="2023-11-29T09:22:00Z">
              <w:tcPr>
                <w:tcW w:w="8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CCE0B33"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370" w:author="Xolani Sibande" w:date="2023-11-29T08:28:00Z">
                  <w:rPr>
                    <w:sz w:val="18"/>
                    <w:szCs w:val="18"/>
                  </w:rPr>
                </w:rPrChange>
              </w:rPr>
            </w:pPr>
            <m:oMathPara>
              <m:oMath>
                <m:r>
                  <w:rPr>
                    <w:rFonts w:ascii="Cambria Math" w:hAnsi="Cambria Math"/>
                    <w:sz w:val="16"/>
                    <w:szCs w:val="16"/>
                    <w:rPrChange w:id="1371" w:author="Xolani Sibande" w:date="2023-11-29T08:28:00Z">
                      <w:rPr>
                        <w:rFonts w:ascii="Cambria Math" w:hAnsi="Cambria Math"/>
                        <w:sz w:val="18"/>
                        <w:szCs w:val="18"/>
                      </w:rPr>
                    </w:rPrChange>
                  </w:rPr>
                  <m:t>Dep</m:t>
                </m:r>
                <m:r>
                  <m:rPr>
                    <m:sty m:val="p"/>
                  </m:rPr>
                  <w:rPr>
                    <w:rFonts w:ascii="Cambria Math" w:hAnsi="Cambria Math"/>
                    <w:sz w:val="16"/>
                    <w:szCs w:val="16"/>
                    <w:rPrChange w:id="1372" w:author="Xolani Sibande" w:date="2023-11-29T08:28:00Z">
                      <w:rPr>
                        <w:rFonts w:ascii="Cambria Math" w:hAnsi="Cambria Math"/>
                        <w:sz w:val="18"/>
                        <w:szCs w:val="18"/>
                      </w:rPr>
                    </w:rPrChange>
                  </w:rPr>
                  <m:t>.</m:t>
                </m:r>
                <m:r>
                  <w:rPr>
                    <w:rFonts w:ascii="Cambria Math" w:hAnsi="Cambria Math"/>
                    <w:sz w:val="16"/>
                    <w:szCs w:val="16"/>
                    <w:rPrChange w:id="1373" w:author="Xolani Sibande" w:date="2023-11-29T08:28:00Z">
                      <w:rPr>
                        <w:rFonts w:ascii="Cambria Math" w:hAnsi="Cambria Math"/>
                        <w:sz w:val="18"/>
                        <w:szCs w:val="18"/>
                      </w:rPr>
                    </w:rPrChange>
                  </w:rPr>
                  <m:t>Var:</m:t>
                </m:r>
                <m:r>
                  <m:rPr>
                    <m:sty m:val="p"/>
                  </m:rPr>
                  <w:rPr>
                    <w:rFonts w:ascii="Cambria Math" w:hAnsi="Cambria Math"/>
                    <w:sz w:val="16"/>
                    <w:szCs w:val="16"/>
                    <w:rPrChange w:id="1374" w:author="Xolani Sibande" w:date="2023-11-29T08:28:00Z">
                      <w:rPr>
                        <w:rFonts w:ascii="Cambria Math" w:hAnsi="Cambria Math"/>
                        <w:sz w:val="18"/>
                        <w:szCs w:val="18"/>
                      </w:rPr>
                    </w:rPrChange>
                  </w:rPr>
                  <m:t>Δ</m:t>
                </m:r>
                <m:r>
                  <w:rPr>
                    <w:rFonts w:ascii="Cambria Math" w:hAnsi="Cambria Math"/>
                    <w:sz w:val="16"/>
                    <w:szCs w:val="16"/>
                    <w:rPrChange w:id="1375" w:author="Xolani Sibande" w:date="2023-11-29T08:28:00Z">
                      <w:rPr>
                        <w:rFonts w:ascii="Cambria Math" w:hAnsi="Cambria Math"/>
                        <w:sz w:val="18"/>
                        <w:szCs w:val="18"/>
                      </w:rPr>
                    </w:rPrChange>
                  </w:rPr>
                  <m:t>LOA</m:t>
                </m:r>
                <m:sSub>
                  <m:sSubPr>
                    <m:ctrlPr>
                      <w:rPr>
                        <w:rFonts w:ascii="Cambria Math" w:hAnsi="Cambria Math"/>
                        <w:sz w:val="16"/>
                        <w:szCs w:val="16"/>
                      </w:rPr>
                    </m:ctrlPr>
                  </m:sSubPr>
                  <m:e>
                    <m:r>
                      <w:rPr>
                        <w:rFonts w:ascii="Cambria Math" w:hAnsi="Cambria Math"/>
                        <w:sz w:val="16"/>
                        <w:szCs w:val="16"/>
                        <w:rPrChange w:id="1376" w:author="Xolani Sibande" w:date="2023-11-29T08:28:00Z">
                          <w:rPr>
                            <w:rFonts w:ascii="Cambria Math" w:hAnsi="Cambria Math"/>
                            <w:sz w:val="18"/>
                            <w:szCs w:val="18"/>
                          </w:rPr>
                        </w:rPrChange>
                      </w:rPr>
                      <m:t>N</m:t>
                    </m:r>
                  </m:e>
                  <m:sub>
                    <m:r>
                      <w:rPr>
                        <w:rFonts w:ascii="Cambria Math" w:hAnsi="Cambria Math"/>
                        <w:sz w:val="16"/>
                        <w:szCs w:val="16"/>
                        <w:rPrChange w:id="1377" w:author="Xolani Sibande" w:date="2023-11-29T08:28:00Z">
                          <w:rPr>
                            <w:rFonts w:ascii="Cambria Math" w:hAnsi="Cambria Math"/>
                            <w:sz w:val="18"/>
                            <w:szCs w:val="18"/>
                          </w:rPr>
                        </w:rPrChange>
                      </w:rPr>
                      <m:t>t,t-1</m:t>
                    </m:r>
                  </m:sub>
                </m:sSub>
              </m:oMath>
            </m:oMathPara>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378" w:author="Xolani Sibande" w:date="2023-11-29T09:22:00Z">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7906397"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79" w:author="Xolani Sibande" w:date="2023-11-29T08:28:00Z">
                  <w:rPr>
                    <w:sz w:val="18"/>
                    <w:szCs w:val="18"/>
                  </w:rPr>
                </w:rPrChange>
              </w:rPr>
            </w:pPr>
            <w:r w:rsidRPr="005C695D">
              <w:rPr>
                <w:rFonts w:eastAsia="Helvetica" w:hAnsi="Helvetica" w:cs="Helvetica"/>
                <w:color w:val="000000"/>
                <w:sz w:val="16"/>
                <w:szCs w:val="16"/>
                <w:rPrChange w:id="1380" w:author="Xolani Sibande" w:date="2023-11-29T08:28:00Z">
                  <w:rPr>
                    <w:rFonts w:eastAsia="Helvetica" w:hAnsi="Helvetica" w:cs="Helvetica"/>
                    <w:color w:val="000000"/>
                    <w:sz w:val="18"/>
                    <w:szCs w:val="18"/>
                  </w:rPr>
                </w:rPrChange>
              </w:rPr>
              <w:t>(1)</w:t>
            </w: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381" w:author="Xolani Sibande" w:date="2023-11-29T09:22:00Z">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9497D4F"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82" w:author="Xolani Sibande" w:date="2023-11-29T08:28:00Z">
                  <w:rPr>
                    <w:sz w:val="18"/>
                    <w:szCs w:val="18"/>
                  </w:rPr>
                </w:rPrChange>
              </w:rPr>
            </w:pPr>
            <w:r w:rsidRPr="005C695D">
              <w:rPr>
                <w:rFonts w:eastAsia="Helvetica" w:hAnsi="Helvetica" w:cs="Helvetica"/>
                <w:color w:val="000000"/>
                <w:sz w:val="16"/>
                <w:szCs w:val="16"/>
                <w:rPrChange w:id="1383" w:author="Xolani Sibande" w:date="2023-11-29T08:28:00Z">
                  <w:rPr>
                    <w:rFonts w:eastAsia="Helvetica" w:hAnsi="Helvetica" w:cs="Helvetica"/>
                    <w:color w:val="000000"/>
                    <w:sz w:val="18"/>
                    <w:szCs w:val="18"/>
                  </w:rPr>
                </w:rPrChange>
              </w:rPr>
              <w:t>(2)</w:t>
            </w: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384" w:author="Xolani Sibande" w:date="2023-11-29T09:22:00Z">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359174A"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85" w:author="Xolani Sibande" w:date="2023-11-29T08:28:00Z">
                  <w:rPr>
                    <w:sz w:val="18"/>
                    <w:szCs w:val="18"/>
                  </w:rPr>
                </w:rPrChange>
              </w:rPr>
            </w:pPr>
            <w:r w:rsidRPr="005C695D">
              <w:rPr>
                <w:rFonts w:eastAsia="Helvetica" w:hAnsi="Helvetica" w:cs="Helvetica"/>
                <w:color w:val="000000"/>
                <w:sz w:val="16"/>
                <w:szCs w:val="16"/>
                <w:rPrChange w:id="1386" w:author="Xolani Sibande" w:date="2023-11-29T08:28:00Z">
                  <w:rPr>
                    <w:rFonts w:eastAsia="Helvetica" w:hAnsi="Helvetica" w:cs="Helvetica"/>
                    <w:color w:val="000000"/>
                    <w:sz w:val="18"/>
                    <w:szCs w:val="18"/>
                  </w:rPr>
                </w:rPrChange>
              </w:rPr>
              <w:t>(3)</w:t>
            </w:r>
          </w:p>
        </w:tc>
        <w:tc>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387" w:author="Xolani Sibande" w:date="2023-11-29T09:22:00Z">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BDF58AF"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88" w:author="Xolani Sibande" w:date="2023-11-29T08:28:00Z">
                  <w:rPr>
                    <w:sz w:val="18"/>
                    <w:szCs w:val="18"/>
                  </w:rPr>
                </w:rPrChange>
              </w:rPr>
            </w:pPr>
            <w:r w:rsidRPr="005C695D">
              <w:rPr>
                <w:rFonts w:eastAsia="Helvetica" w:hAnsi="Helvetica" w:cs="Helvetica"/>
                <w:color w:val="000000"/>
                <w:sz w:val="16"/>
                <w:szCs w:val="16"/>
                <w:rPrChange w:id="1389" w:author="Xolani Sibande" w:date="2023-11-29T08:28:00Z">
                  <w:rPr>
                    <w:rFonts w:eastAsia="Helvetica" w:hAnsi="Helvetica" w:cs="Helvetica"/>
                    <w:color w:val="000000"/>
                    <w:sz w:val="18"/>
                    <w:szCs w:val="18"/>
                  </w:rPr>
                </w:rPrChange>
              </w:rPr>
              <w:t>(4)</w:t>
            </w:r>
          </w:p>
        </w:tc>
        <w:tc>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390" w:author="Xolani Sibande" w:date="2023-11-29T09:22:00Z">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25A1382"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91" w:author="Xolani Sibande" w:date="2023-11-29T08:28:00Z">
                  <w:rPr>
                    <w:sz w:val="18"/>
                    <w:szCs w:val="18"/>
                  </w:rPr>
                </w:rPrChange>
              </w:rPr>
            </w:pPr>
            <w:r w:rsidRPr="005C695D">
              <w:rPr>
                <w:rFonts w:eastAsia="Helvetica" w:hAnsi="Helvetica" w:cs="Helvetica"/>
                <w:color w:val="000000"/>
                <w:sz w:val="16"/>
                <w:szCs w:val="16"/>
                <w:rPrChange w:id="1392" w:author="Xolani Sibande" w:date="2023-11-29T08:28:00Z">
                  <w:rPr>
                    <w:rFonts w:eastAsia="Helvetica" w:hAnsi="Helvetica" w:cs="Helvetica"/>
                    <w:color w:val="000000"/>
                    <w:sz w:val="18"/>
                    <w:szCs w:val="18"/>
                  </w:rPr>
                </w:rPrChange>
              </w:rPr>
              <w:t>(5)</w:t>
            </w:r>
          </w:p>
        </w:tc>
      </w:tr>
      <w:tr w:rsidR="00370EF6" w:rsidRPr="005C695D" w14:paraId="509330F0" w14:textId="77777777" w:rsidTr="00A12FCA">
        <w:trPr>
          <w:trHeight w:hRule="exact" w:val="340"/>
        </w:trPr>
        <w:tc>
          <w:tcPr>
            <w:tcW w:w="8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393" w:author="Xolani Sibande" w:date="2023-11-29T09:22:00Z">
              <w:tcPr>
                <w:tcW w:w="8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4BF714B"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394" w:author="Xolani Sibande" w:date="2023-11-29T08:28:00Z">
                  <w:rPr>
                    <w:sz w:val="18"/>
                    <w:szCs w:val="18"/>
                  </w:rPr>
                </w:rPrChange>
              </w:rPr>
            </w:pPr>
            <w:r w:rsidRPr="005C695D">
              <w:rPr>
                <w:rFonts w:eastAsia="Helvetica" w:hAnsi="Helvetica" w:cs="Helvetica"/>
                <w:b/>
                <w:color w:val="000000"/>
                <w:sz w:val="16"/>
                <w:szCs w:val="16"/>
                <w:rPrChange w:id="1395" w:author="Xolani Sibande" w:date="2023-11-29T08:28:00Z">
                  <w:rPr>
                    <w:rFonts w:eastAsia="Helvetica" w:hAnsi="Helvetica" w:cs="Helvetica"/>
                    <w:b/>
                    <w:color w:val="000000"/>
                    <w:sz w:val="18"/>
                    <w:szCs w:val="18"/>
                  </w:rPr>
                </w:rPrChange>
              </w:rPr>
              <w:t>Non-financial corporations secured credit model</w:t>
            </w: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396" w:author="Xolani Sibande" w:date="2023-11-29T09:22:00Z">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F6A3192"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97" w:author="Xolani Sibande" w:date="2023-11-29T08:28:00Z">
                  <w:rPr>
                    <w:sz w:val="18"/>
                    <w:szCs w:val="18"/>
                  </w:rPr>
                </w:rPrChange>
              </w:rPr>
            </w:pP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398" w:author="Xolani Sibande" w:date="2023-11-29T09:22:00Z">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7FC9A63"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399" w:author="Xolani Sibande" w:date="2023-11-29T08:28:00Z">
                  <w:rPr>
                    <w:sz w:val="18"/>
                    <w:szCs w:val="18"/>
                  </w:rPr>
                </w:rPrChange>
              </w:rPr>
            </w:pP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400" w:author="Xolani Sibande" w:date="2023-11-29T09:22:00Z">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0BB949E"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01" w:author="Xolani Sibande" w:date="2023-11-29T08:28:00Z">
                  <w:rPr>
                    <w:sz w:val="18"/>
                    <w:szCs w:val="18"/>
                  </w:rPr>
                </w:rPrChange>
              </w:rPr>
            </w:pPr>
          </w:p>
        </w:tc>
        <w:tc>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402" w:author="Xolani Sibande" w:date="2023-11-29T09:22:00Z">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7414445"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03" w:author="Xolani Sibande" w:date="2023-11-29T08:28:00Z">
                  <w:rPr>
                    <w:sz w:val="18"/>
                    <w:szCs w:val="18"/>
                  </w:rPr>
                </w:rPrChange>
              </w:rPr>
            </w:pPr>
          </w:p>
        </w:tc>
        <w:tc>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404" w:author="Xolani Sibande" w:date="2023-11-29T09:22:00Z">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DE4E0DB"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05" w:author="Xolani Sibande" w:date="2023-11-29T08:28:00Z">
                  <w:rPr>
                    <w:sz w:val="18"/>
                    <w:szCs w:val="18"/>
                  </w:rPr>
                </w:rPrChange>
              </w:rPr>
            </w:pPr>
          </w:p>
        </w:tc>
      </w:tr>
      <w:tr w:rsidR="00823F93" w:rsidRPr="005C695D" w14:paraId="36C4BB58" w14:textId="77777777" w:rsidTr="00A12FCA">
        <w:trPr>
          <w:trHeight w:hRule="exact" w:val="340"/>
        </w:trPr>
        <w:tc>
          <w:tcPr>
            <w:tcW w:w="8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06" w:author="Xolani Sibande" w:date="2023-11-29T09:22:00Z">
              <w:tcPr>
                <w:tcW w:w="8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9C938EF"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407" w:author="Xolani Sibande" w:date="2023-11-29T08:28:00Z">
                  <w:rPr>
                    <w:sz w:val="18"/>
                    <w:szCs w:val="18"/>
                  </w:rPr>
                </w:rPrChange>
              </w:rPr>
            </w:pPr>
            <m:oMathPara>
              <m:oMath>
                <m:r>
                  <m:rPr>
                    <m:sty m:val="p"/>
                  </m:rPr>
                  <w:rPr>
                    <w:rFonts w:ascii="Cambria Math" w:hAnsi="Cambria Math"/>
                    <w:sz w:val="16"/>
                    <w:szCs w:val="16"/>
                    <w:rPrChange w:id="1408" w:author="Xolani Sibande" w:date="2023-11-29T08:28:00Z">
                      <w:rPr>
                        <w:rFonts w:ascii="Cambria Math" w:hAnsi="Cambria Math"/>
                        <w:sz w:val="18"/>
                        <w:szCs w:val="18"/>
                      </w:rPr>
                    </w:rPrChange>
                  </w:rPr>
                  <m:t>Δ</m:t>
                </m:r>
                <m:r>
                  <w:rPr>
                    <w:rFonts w:ascii="Cambria Math" w:hAnsi="Cambria Math"/>
                    <w:sz w:val="16"/>
                    <w:szCs w:val="16"/>
                    <w:rPrChange w:id="1409" w:author="Xolani Sibande" w:date="2023-11-29T08:28: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1410" w:author="Xolani Sibande" w:date="2023-11-29T08:28:00Z">
                          <w:rPr>
                            <w:rFonts w:ascii="Cambria Math" w:hAnsi="Cambria Math"/>
                            <w:sz w:val="18"/>
                            <w:szCs w:val="18"/>
                          </w:rPr>
                        </w:rPrChange>
                      </w:rPr>
                      <m:t>R</m:t>
                    </m:r>
                  </m:e>
                  <m:sub>
                    <m:r>
                      <w:rPr>
                        <w:rFonts w:ascii="Cambria Math" w:hAnsi="Cambria Math"/>
                        <w:sz w:val="16"/>
                        <w:szCs w:val="16"/>
                        <w:rPrChange w:id="1411" w:author="Xolani Sibande" w:date="2023-11-29T08:28:00Z">
                          <w:rPr>
                            <w:rFonts w:ascii="Cambria Math" w:hAnsi="Cambria Math"/>
                            <w:sz w:val="18"/>
                            <w:szCs w:val="18"/>
                          </w:rPr>
                        </w:rPrChange>
                      </w:rPr>
                      <m:t>t,t-1</m:t>
                    </m:r>
                  </m:sub>
                </m:sSub>
              </m:oMath>
            </m:oMathPara>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12" w:author="Xolani Sibande" w:date="2023-11-29T09:22:00Z">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79A092E" w14:textId="638163D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13" w:author="Xolani Sibande" w:date="2023-11-29T08:28:00Z">
                  <w:rPr>
                    <w:sz w:val="18"/>
                    <w:szCs w:val="18"/>
                  </w:rPr>
                </w:rPrChange>
              </w:rPr>
            </w:pPr>
            <w:r w:rsidRPr="005C695D">
              <w:rPr>
                <w:rFonts w:eastAsia="Helvetica" w:hAnsi="Helvetica" w:cs="Helvetica"/>
                <w:color w:val="000000"/>
                <w:sz w:val="16"/>
                <w:szCs w:val="16"/>
              </w:rPr>
              <w:t>-0.2343</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14" w:author="Xolani Sibande" w:date="2023-11-29T09:22:00Z">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B5F1A2D" w14:textId="75E01B86"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15" w:author="Xolani Sibande" w:date="2023-11-29T08:28:00Z">
                  <w:rPr>
                    <w:sz w:val="18"/>
                    <w:szCs w:val="18"/>
                  </w:rPr>
                </w:rPrChange>
              </w:rPr>
            </w:pPr>
            <w:r w:rsidRPr="005C695D">
              <w:rPr>
                <w:rFonts w:eastAsia="Helvetica" w:hAnsi="Helvetica" w:cs="Helvetica"/>
                <w:color w:val="000000"/>
                <w:sz w:val="16"/>
                <w:szCs w:val="16"/>
              </w:rPr>
              <w:t>-0.2869</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16" w:author="Xolani Sibande" w:date="2023-11-29T09:22:00Z">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A7C22EA" w14:textId="318CDD84"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17" w:author="Xolani Sibande" w:date="2023-11-29T08:28:00Z">
                  <w:rPr>
                    <w:sz w:val="18"/>
                    <w:szCs w:val="18"/>
                  </w:rPr>
                </w:rPrChange>
              </w:rPr>
            </w:pPr>
            <w:r w:rsidRPr="005C695D">
              <w:rPr>
                <w:rFonts w:eastAsia="Helvetica" w:hAnsi="Helvetica" w:cs="Helvetica"/>
                <w:color w:val="000000"/>
                <w:sz w:val="16"/>
                <w:szCs w:val="16"/>
              </w:rPr>
              <w:t>-0.6262***</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18" w:author="Xolani Sibande" w:date="2023-11-29T09:22:00Z">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7543A82" w14:textId="041AD1EC"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19" w:author="Xolani Sibande" w:date="2023-11-29T08:28:00Z">
                  <w:rPr>
                    <w:sz w:val="18"/>
                    <w:szCs w:val="18"/>
                  </w:rPr>
                </w:rPrChange>
              </w:rPr>
            </w:pPr>
            <w:r w:rsidRPr="005C695D">
              <w:rPr>
                <w:rFonts w:eastAsia="Helvetica" w:hAnsi="Helvetica" w:cs="Helvetica"/>
                <w:color w:val="000000"/>
                <w:sz w:val="16"/>
                <w:szCs w:val="16"/>
              </w:rPr>
              <w:t>-0.4304</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20" w:author="Xolani Sibande" w:date="2023-11-29T09:22:00Z">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5555C5B" w14:textId="13F3EA5B"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21" w:author="Xolani Sibande" w:date="2023-11-29T08:28:00Z">
                  <w:rPr>
                    <w:sz w:val="18"/>
                    <w:szCs w:val="18"/>
                  </w:rPr>
                </w:rPrChange>
              </w:rPr>
            </w:pPr>
            <w:r w:rsidRPr="005C695D">
              <w:rPr>
                <w:rFonts w:eastAsia="Helvetica" w:hAnsi="Helvetica" w:cs="Helvetica"/>
                <w:color w:val="000000"/>
                <w:sz w:val="16"/>
                <w:szCs w:val="16"/>
              </w:rPr>
              <w:t>-0.8876*</w:t>
            </w:r>
          </w:p>
        </w:tc>
      </w:tr>
      <w:tr w:rsidR="00823F93" w:rsidRPr="005C695D" w14:paraId="1FC150D8"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22"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453DFDC"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423"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24"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0BFB9F1" w14:textId="0F727190"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25" w:author="Xolani Sibande" w:date="2023-11-29T08:28:00Z">
                  <w:rPr>
                    <w:sz w:val="18"/>
                    <w:szCs w:val="18"/>
                  </w:rPr>
                </w:rPrChange>
              </w:rPr>
            </w:pPr>
            <w:r w:rsidRPr="005C695D">
              <w:rPr>
                <w:rFonts w:eastAsia="Helvetica" w:hAnsi="Helvetica" w:cs="Helvetica"/>
                <w:color w:val="000000"/>
                <w:sz w:val="16"/>
                <w:szCs w:val="16"/>
              </w:rPr>
              <w:t>(0.1977)</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26"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64CFCD0" w14:textId="347B663F"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27" w:author="Xolani Sibande" w:date="2023-11-29T08:28:00Z">
                  <w:rPr>
                    <w:sz w:val="18"/>
                    <w:szCs w:val="18"/>
                  </w:rPr>
                </w:rPrChange>
              </w:rPr>
            </w:pPr>
            <w:r w:rsidRPr="005C695D">
              <w:rPr>
                <w:rFonts w:eastAsia="Helvetica" w:hAnsi="Helvetica" w:cs="Helvetica"/>
                <w:color w:val="000000"/>
                <w:sz w:val="16"/>
                <w:szCs w:val="16"/>
              </w:rPr>
              <w:t>(0.1977)</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28"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28B7C1E" w14:textId="7D0E5CEB"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29" w:author="Xolani Sibande" w:date="2023-11-29T08:28:00Z">
                  <w:rPr>
                    <w:sz w:val="18"/>
                    <w:szCs w:val="18"/>
                  </w:rPr>
                </w:rPrChange>
              </w:rPr>
            </w:pPr>
            <w:r w:rsidRPr="005C695D">
              <w:rPr>
                <w:rFonts w:eastAsia="Helvetica" w:hAnsi="Helvetica" w:cs="Helvetica"/>
                <w:color w:val="000000"/>
                <w:sz w:val="16"/>
                <w:szCs w:val="16"/>
              </w:rPr>
              <w:t>(0.2179)</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30"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C2592D1" w14:textId="2B0FA200"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31" w:author="Xolani Sibande" w:date="2023-11-29T08:28:00Z">
                  <w:rPr>
                    <w:sz w:val="18"/>
                    <w:szCs w:val="18"/>
                  </w:rPr>
                </w:rPrChange>
              </w:rPr>
            </w:pPr>
            <w:r w:rsidRPr="005C695D">
              <w:rPr>
                <w:rFonts w:eastAsia="Helvetica" w:hAnsi="Helvetica" w:cs="Helvetica"/>
                <w:color w:val="000000"/>
                <w:sz w:val="16"/>
                <w:szCs w:val="16"/>
              </w:rPr>
              <w:t>(0.4645)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32"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87E48F1" w14:textId="11C6B2F1"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33" w:author="Xolani Sibande" w:date="2023-11-29T08:28:00Z">
                  <w:rPr>
                    <w:sz w:val="18"/>
                    <w:szCs w:val="18"/>
                  </w:rPr>
                </w:rPrChange>
              </w:rPr>
            </w:pPr>
            <w:r w:rsidRPr="005C695D">
              <w:rPr>
                <w:rFonts w:eastAsia="Helvetica" w:hAnsi="Helvetica" w:cs="Helvetica"/>
                <w:color w:val="000000"/>
                <w:sz w:val="16"/>
                <w:szCs w:val="16"/>
              </w:rPr>
              <w:t>(0.5286)</w:t>
            </w:r>
          </w:p>
        </w:tc>
      </w:tr>
      <w:tr w:rsidR="00823F93" w:rsidRPr="005C695D" w14:paraId="42F62E29"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34"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6473BB8"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435" w:author="Xolani Sibande" w:date="2023-11-29T08:28:00Z">
                  <w:rPr>
                    <w:sz w:val="18"/>
                    <w:szCs w:val="18"/>
                  </w:rPr>
                </w:rPrChange>
              </w:rPr>
            </w:pPr>
            <m:oMathPara>
              <m:oMath>
                <m:r>
                  <m:rPr>
                    <m:sty m:val="p"/>
                  </m:rPr>
                  <w:rPr>
                    <w:rFonts w:ascii="Cambria Math" w:hAnsi="Cambria Math"/>
                    <w:sz w:val="16"/>
                    <w:szCs w:val="16"/>
                    <w:rPrChange w:id="1436" w:author="Xolani Sibande" w:date="2023-11-29T08:28:00Z">
                      <w:rPr>
                        <w:rFonts w:ascii="Cambria Math" w:hAnsi="Cambria Math"/>
                        <w:sz w:val="18"/>
                        <w:szCs w:val="18"/>
                      </w:rPr>
                    </w:rPrChange>
                  </w:rPr>
                  <m:t>Δ</m:t>
                </m:r>
                <m:r>
                  <w:rPr>
                    <w:rFonts w:ascii="Cambria Math" w:hAnsi="Cambria Math"/>
                    <w:sz w:val="16"/>
                    <w:szCs w:val="16"/>
                    <w:rPrChange w:id="1437" w:author="Xolani Sibande" w:date="2023-11-29T08:28: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1438" w:author="Xolani Sibande" w:date="2023-11-29T08:28:00Z">
                          <w:rPr>
                            <w:rFonts w:ascii="Cambria Math" w:hAnsi="Cambria Math"/>
                            <w:sz w:val="18"/>
                            <w:szCs w:val="18"/>
                          </w:rPr>
                        </w:rPrChange>
                      </w:rPr>
                      <m:t>S</m:t>
                    </m:r>
                  </m:e>
                  <m:sub>
                    <m:r>
                      <w:rPr>
                        <w:rFonts w:ascii="Cambria Math" w:hAnsi="Cambria Math"/>
                        <w:sz w:val="16"/>
                        <w:szCs w:val="16"/>
                        <w:rPrChange w:id="1439" w:author="Xolani Sibande" w:date="2023-11-29T08:28:00Z">
                          <w:rPr>
                            <w:rFonts w:ascii="Cambria Math" w:hAnsi="Cambria Math"/>
                            <w:sz w:val="18"/>
                            <w:szCs w:val="18"/>
                          </w:rPr>
                        </w:rPrChange>
                      </w:rPr>
                      <m:t>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40"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5CAE61A"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41"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42"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3EA2845" w14:textId="0ECB9255"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43" w:author="Xolani Sibande" w:date="2023-11-29T08:28:00Z">
                  <w:rPr>
                    <w:sz w:val="18"/>
                    <w:szCs w:val="18"/>
                  </w:rPr>
                </w:rPrChange>
              </w:rPr>
            </w:pPr>
            <w:r w:rsidRPr="005C695D">
              <w:rPr>
                <w:rFonts w:eastAsia="Helvetica" w:hAnsi="Helvetica" w:cs="Helvetica"/>
                <w:color w:val="000000"/>
                <w:sz w:val="16"/>
                <w:szCs w:val="16"/>
              </w:rPr>
              <w:t>-0.0568</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44"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917BB14" w14:textId="32B984FF"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45" w:author="Xolani Sibande" w:date="2023-11-29T08:28:00Z">
                  <w:rPr>
                    <w:sz w:val="18"/>
                    <w:szCs w:val="18"/>
                  </w:rPr>
                </w:rPrChange>
              </w:rPr>
            </w:pPr>
            <w:r w:rsidRPr="005C695D">
              <w:rPr>
                <w:rFonts w:eastAsia="Helvetica" w:hAnsi="Helvetica" w:cs="Helvetica"/>
                <w:color w:val="000000"/>
                <w:sz w:val="16"/>
                <w:szCs w:val="16"/>
              </w:rPr>
              <w:t>0.0602</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46"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E70CA33" w14:textId="122FF45F"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47" w:author="Xolani Sibande" w:date="2023-11-29T08:28:00Z">
                  <w:rPr>
                    <w:sz w:val="18"/>
                    <w:szCs w:val="18"/>
                  </w:rPr>
                </w:rPrChange>
              </w:rPr>
            </w:pPr>
            <w:r w:rsidRPr="005C695D">
              <w:rPr>
                <w:rFonts w:eastAsia="Helvetica" w:hAnsi="Helvetica" w:cs="Helvetica"/>
                <w:color w:val="000000"/>
                <w:sz w:val="16"/>
                <w:szCs w:val="16"/>
              </w:rPr>
              <w:t>-0.0025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48"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80A01DC" w14:textId="54BE89CC"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49" w:author="Xolani Sibande" w:date="2023-11-29T08:28:00Z">
                  <w:rPr>
                    <w:sz w:val="18"/>
                    <w:szCs w:val="18"/>
                  </w:rPr>
                </w:rPrChange>
              </w:rPr>
            </w:pPr>
            <w:r w:rsidRPr="005C695D">
              <w:rPr>
                <w:rFonts w:eastAsia="Helvetica" w:hAnsi="Helvetica" w:cs="Helvetica"/>
                <w:color w:val="000000"/>
                <w:sz w:val="16"/>
                <w:szCs w:val="16"/>
              </w:rPr>
              <w:t>0.0884</w:t>
            </w:r>
          </w:p>
        </w:tc>
      </w:tr>
      <w:tr w:rsidR="00823F93" w:rsidRPr="005C695D" w14:paraId="1B33A063"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50"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955C18B"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451"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52"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9EEEBDA"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53"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54"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DDAFBDD" w14:textId="2CB9342C"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55" w:author="Xolani Sibande" w:date="2023-11-29T08:28:00Z">
                  <w:rPr>
                    <w:sz w:val="18"/>
                    <w:szCs w:val="18"/>
                  </w:rPr>
                </w:rPrChange>
              </w:rPr>
            </w:pPr>
            <w:r w:rsidRPr="005C695D">
              <w:rPr>
                <w:rFonts w:eastAsia="Helvetica" w:hAnsi="Helvetica" w:cs="Helvetica"/>
                <w:color w:val="000000"/>
                <w:sz w:val="16"/>
                <w:szCs w:val="16"/>
              </w:rPr>
              <w:t>(0.1047)</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56"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4FD15D1" w14:textId="58134663"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57" w:author="Xolani Sibande" w:date="2023-11-29T08:28:00Z">
                  <w:rPr>
                    <w:sz w:val="18"/>
                    <w:szCs w:val="18"/>
                  </w:rPr>
                </w:rPrChange>
              </w:rPr>
            </w:pPr>
            <w:r w:rsidRPr="005C695D">
              <w:rPr>
                <w:rFonts w:eastAsia="Helvetica" w:hAnsi="Helvetica" w:cs="Helvetica"/>
                <w:color w:val="000000"/>
                <w:sz w:val="16"/>
                <w:szCs w:val="16"/>
              </w:rPr>
              <w:t>(0.0932)</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58"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C3AC62C" w14:textId="76802BF6"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59" w:author="Xolani Sibande" w:date="2023-11-29T08:28:00Z">
                  <w:rPr>
                    <w:sz w:val="18"/>
                    <w:szCs w:val="18"/>
                  </w:rPr>
                </w:rPrChange>
              </w:rPr>
            </w:pPr>
            <w:r w:rsidRPr="005C695D">
              <w:rPr>
                <w:rFonts w:eastAsia="Helvetica" w:hAnsi="Helvetica" w:cs="Helvetica"/>
                <w:color w:val="000000"/>
                <w:sz w:val="16"/>
                <w:szCs w:val="16"/>
              </w:rPr>
              <w:t>(0.1297)</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60"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5D15842" w14:textId="2E238111"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61" w:author="Xolani Sibande" w:date="2023-11-29T08:28:00Z">
                  <w:rPr>
                    <w:sz w:val="18"/>
                    <w:szCs w:val="18"/>
                  </w:rPr>
                </w:rPrChange>
              </w:rPr>
            </w:pPr>
            <w:r w:rsidRPr="005C695D">
              <w:rPr>
                <w:rFonts w:eastAsia="Helvetica" w:hAnsi="Helvetica" w:cs="Helvetica"/>
                <w:color w:val="000000"/>
                <w:sz w:val="16"/>
                <w:szCs w:val="16"/>
              </w:rPr>
              <w:t>(0.1178)</w:t>
            </w:r>
          </w:p>
        </w:tc>
      </w:tr>
      <w:tr w:rsidR="00823F93" w:rsidRPr="005C695D" w14:paraId="1046668C"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62"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69CC996" w14:textId="0E7CFAD0"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463" w:author="Xolani Sibande" w:date="2023-11-29T08:28:00Z">
                  <w:rPr>
                    <w:sz w:val="18"/>
                    <w:szCs w:val="18"/>
                  </w:rPr>
                </w:rPrChange>
              </w:rPr>
            </w:pPr>
            <m:oMathPara>
              <m:oMath>
                <m:r>
                  <m:rPr>
                    <m:sty m:val="p"/>
                  </m:rPr>
                  <w:rPr>
                    <w:rFonts w:ascii="Cambria Math" w:hAnsi="Cambria Math"/>
                    <w:sz w:val="16"/>
                    <w:szCs w:val="16"/>
                    <w:rPrChange w:id="1464" w:author="Xolani Sibande" w:date="2023-11-29T08:28:00Z">
                      <w:rPr>
                        <w:rFonts w:ascii="Cambria Math" w:hAnsi="Cambria Math"/>
                        <w:sz w:val="18"/>
                        <w:szCs w:val="18"/>
                      </w:rPr>
                    </w:rPrChange>
                  </w:rPr>
                  <m:t>Δ</m:t>
                </m:r>
                <m:r>
                  <w:del w:id="1465" w:author="Alistair Milne" w:date="2023-12-14T12:24:00Z">
                    <w:rPr>
                      <w:rFonts w:ascii="Cambria Math" w:hAnsi="Cambria Math"/>
                      <w:sz w:val="16"/>
                      <w:szCs w:val="16"/>
                      <w:rPrChange w:id="1466" w:author="Xolani Sibande" w:date="2023-11-29T08:28:00Z">
                        <w:rPr>
                          <w:rFonts w:ascii="Cambria Math" w:hAnsi="Cambria Math"/>
                          <w:sz w:val="18"/>
                          <w:szCs w:val="18"/>
                        </w:rPr>
                      </w:rPrChange>
                    </w:rPr>
                    <m:t>Deman</m:t>
                  </w:del>
                </m:r>
                <m:sSub>
                  <m:sSubPr>
                    <m:ctrlPr>
                      <w:rPr>
                        <w:rFonts w:ascii="Cambria Math" w:hAnsi="Cambria Math"/>
                        <w:sz w:val="16"/>
                        <w:szCs w:val="16"/>
                      </w:rPr>
                    </m:ctrlPr>
                  </m:sSubPr>
                  <m:e>
                    <m:r>
                      <w:del w:id="1467" w:author="Alistair Milne" w:date="2023-12-14T12:24:00Z">
                        <w:rPr>
                          <w:rFonts w:ascii="Cambria Math" w:hAnsi="Cambria Math"/>
                          <w:sz w:val="16"/>
                          <w:szCs w:val="16"/>
                          <w:rPrChange w:id="1468" w:author="Xolani Sibande" w:date="2023-11-29T08:28:00Z">
                            <w:rPr>
                              <w:rFonts w:ascii="Cambria Math" w:hAnsi="Cambria Math"/>
                              <w:sz w:val="18"/>
                              <w:szCs w:val="18"/>
                            </w:rPr>
                          </w:rPrChange>
                        </w:rPr>
                        <m:t>d</m:t>
                      </w:del>
                    </m:r>
                    <m:r>
                      <w:ins w:id="1469" w:author="Alistair Milne" w:date="2023-12-14T12:24:00Z">
                        <w:rPr>
                          <w:rFonts w:ascii="Cambria Math" w:hAnsi="Cambria Math"/>
                          <w:sz w:val="16"/>
                          <w:szCs w:val="16"/>
                        </w:rPr>
                        <m:t>IntMargin</m:t>
                      </w:ins>
                    </m:r>
                  </m:e>
                  <m:sub>
                    <m:r>
                      <w:rPr>
                        <w:rFonts w:ascii="Cambria Math" w:hAnsi="Cambria Math"/>
                        <w:sz w:val="16"/>
                        <w:szCs w:val="16"/>
                        <w:rPrChange w:id="1470" w:author="Xolani Sibande" w:date="2023-11-29T08:28:00Z">
                          <w:rPr>
                            <w:rFonts w:ascii="Cambria Math" w:hAnsi="Cambria Math"/>
                            <w:sz w:val="18"/>
                            <w:szCs w:val="18"/>
                          </w:rPr>
                        </w:rPrChange>
                      </w:rPr>
                      <m:t>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71"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7EE4E3D"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72"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73"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C3C76B1"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74"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75"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6A239CA" w14:textId="231B370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76" w:author="Xolani Sibande" w:date="2023-11-29T08:28:00Z">
                  <w:rPr>
                    <w:sz w:val="18"/>
                    <w:szCs w:val="18"/>
                  </w:rPr>
                </w:rPrChange>
              </w:rPr>
            </w:pPr>
            <w:r w:rsidRPr="005C695D">
              <w:rPr>
                <w:rFonts w:eastAsia="Helvetica" w:hAnsi="Helvetica" w:cs="Helvetica"/>
                <w:color w:val="000000"/>
                <w:sz w:val="16"/>
                <w:szCs w:val="16"/>
              </w:rPr>
              <w:t>0.0041*</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77"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8900440"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78" w:author="Xolani Sibande" w:date="2023-11-29T08:28:00Z">
                  <w:rPr>
                    <w:sz w:val="18"/>
                    <w:szCs w:val="18"/>
                  </w:rPr>
                </w:rPrChange>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79"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7FFED7B" w14:textId="661AD6D1"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80" w:author="Xolani Sibande" w:date="2023-11-29T08:28:00Z">
                  <w:rPr>
                    <w:sz w:val="18"/>
                    <w:szCs w:val="18"/>
                  </w:rPr>
                </w:rPrChange>
              </w:rPr>
            </w:pPr>
            <w:r w:rsidRPr="005C695D">
              <w:rPr>
                <w:rFonts w:eastAsia="Helvetica" w:hAnsi="Helvetica" w:cs="Helvetica"/>
                <w:color w:val="000000"/>
                <w:sz w:val="16"/>
                <w:szCs w:val="16"/>
              </w:rPr>
              <w:t>0.0107***</w:t>
            </w:r>
          </w:p>
        </w:tc>
      </w:tr>
      <w:tr w:rsidR="00823F93" w:rsidRPr="005C695D" w14:paraId="45EBA91E"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81"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7D8BAAF"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482"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83"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07EC3C2"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84"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85"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A28D0CE"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86"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87"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ADF34D1" w14:textId="2EAFF082"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88" w:author="Xolani Sibande" w:date="2023-11-29T08:28:00Z">
                  <w:rPr>
                    <w:sz w:val="18"/>
                    <w:szCs w:val="18"/>
                  </w:rPr>
                </w:rPrChange>
              </w:rPr>
            </w:pPr>
            <w:r w:rsidRPr="005C695D">
              <w:rPr>
                <w:rFonts w:eastAsia="Helvetica" w:hAnsi="Helvetica" w:cs="Helvetica"/>
                <w:color w:val="000000"/>
                <w:sz w:val="16"/>
                <w:szCs w:val="16"/>
              </w:rPr>
              <w:t>(0.0024)</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89"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FFA28CA"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90" w:author="Xolani Sibande" w:date="2023-11-29T08:28:00Z">
                  <w:rPr>
                    <w:sz w:val="18"/>
                    <w:szCs w:val="18"/>
                  </w:rPr>
                </w:rPrChange>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91"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AFBB8C2" w14:textId="2EAA8A3D"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92" w:author="Xolani Sibande" w:date="2023-11-29T08:28:00Z">
                  <w:rPr>
                    <w:sz w:val="18"/>
                    <w:szCs w:val="18"/>
                  </w:rPr>
                </w:rPrChange>
              </w:rPr>
            </w:pPr>
            <w:r w:rsidRPr="005C695D">
              <w:rPr>
                <w:rFonts w:eastAsia="Helvetica" w:hAnsi="Helvetica" w:cs="Helvetica"/>
                <w:color w:val="000000"/>
                <w:sz w:val="16"/>
                <w:szCs w:val="16"/>
              </w:rPr>
              <w:t>(0.0022)</w:t>
            </w:r>
          </w:p>
        </w:tc>
      </w:tr>
      <w:tr w:rsidR="00823F93" w:rsidRPr="005C695D" w14:paraId="1AB5D2B9"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93"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CC3B80A"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494" w:author="Xolani Sibande" w:date="2023-11-29T08:28:00Z">
                  <w:rPr>
                    <w:sz w:val="18"/>
                    <w:szCs w:val="18"/>
                  </w:rPr>
                </w:rPrChange>
              </w:rPr>
            </w:pPr>
            <m:oMathPara>
              <m:oMath>
                <m:r>
                  <w:rPr>
                    <w:rFonts w:ascii="Cambria Math" w:hAnsi="Cambria Math"/>
                    <w:sz w:val="16"/>
                    <w:szCs w:val="16"/>
                    <w:rPrChange w:id="1495" w:author="Xolani Sibande" w:date="2023-11-29T08:28: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1496" w:author="Xolani Sibande" w:date="2023-11-29T08:28:00Z">
                          <w:rPr>
                            <w:rFonts w:ascii="Cambria Math" w:hAnsi="Cambria Math"/>
                            <w:sz w:val="18"/>
                            <w:szCs w:val="18"/>
                          </w:rPr>
                        </w:rPrChange>
                      </w:rPr>
                      <m:t>A</m:t>
                    </m:r>
                  </m:e>
                  <m:sub>
                    <m:r>
                      <w:rPr>
                        <w:rFonts w:ascii="Cambria Math" w:hAnsi="Cambria Math"/>
                        <w:sz w:val="16"/>
                        <w:szCs w:val="16"/>
                        <w:rPrChange w:id="1497" w:author="Xolani Sibande" w:date="2023-11-29T08:28:00Z">
                          <w:rPr>
                            <w:rFonts w:ascii="Cambria Math" w:hAnsi="Cambria Math"/>
                            <w:sz w:val="18"/>
                            <w:szCs w:val="18"/>
                          </w:rPr>
                        </w:rPrChange>
                      </w:rPr>
                      <m: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498"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B785728"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499"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00"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2B49FBA"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01"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02"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66088B2"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03" w:author="Xolani Sibande" w:date="2023-11-29T08:28:00Z">
                  <w:rPr>
                    <w:sz w:val="18"/>
                    <w:szCs w:val="18"/>
                  </w:rPr>
                </w:rPrChange>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04"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069049B" w14:textId="5F8605EC"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05" w:author="Xolani Sibande" w:date="2023-11-29T08:28:00Z">
                  <w:rPr>
                    <w:sz w:val="18"/>
                    <w:szCs w:val="18"/>
                  </w:rPr>
                </w:rPrChange>
              </w:rPr>
            </w:pPr>
            <w:r w:rsidRPr="005C695D">
              <w:rPr>
                <w:rFonts w:eastAsia="Helvetica" w:hAnsi="Helvetica" w:cs="Helvetica"/>
                <w:color w:val="000000"/>
                <w:sz w:val="16"/>
                <w:szCs w:val="16"/>
              </w:rPr>
              <w:t>0.3983</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06"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7E2968A" w14:textId="339E1EAE"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07" w:author="Xolani Sibande" w:date="2023-11-29T08:28:00Z">
                  <w:rPr>
                    <w:sz w:val="18"/>
                    <w:szCs w:val="18"/>
                  </w:rPr>
                </w:rPrChange>
              </w:rPr>
            </w:pPr>
            <w:r w:rsidRPr="005C695D">
              <w:rPr>
                <w:rFonts w:eastAsia="Helvetica" w:hAnsi="Helvetica" w:cs="Helvetica"/>
                <w:color w:val="000000"/>
                <w:sz w:val="16"/>
                <w:szCs w:val="16"/>
              </w:rPr>
              <w:t>0.4640</w:t>
            </w:r>
          </w:p>
        </w:tc>
      </w:tr>
      <w:tr w:rsidR="00823F93" w:rsidRPr="005C695D" w14:paraId="06547A6F"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08"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C61CB96"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509"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10"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ECC252A"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11"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12"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8BA96C5"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13"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14"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936ED98"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15" w:author="Xolani Sibande" w:date="2023-11-29T08:28:00Z">
                  <w:rPr>
                    <w:sz w:val="18"/>
                    <w:szCs w:val="18"/>
                  </w:rPr>
                </w:rPrChange>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16"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B459485" w14:textId="540BBAEC"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17" w:author="Xolani Sibande" w:date="2023-11-29T08:28:00Z">
                  <w:rPr>
                    <w:sz w:val="18"/>
                    <w:szCs w:val="18"/>
                  </w:rPr>
                </w:rPrChange>
              </w:rPr>
            </w:pPr>
            <w:r w:rsidRPr="005C695D">
              <w:rPr>
                <w:rFonts w:eastAsia="Helvetica" w:hAnsi="Helvetica" w:cs="Helvetica"/>
                <w:color w:val="000000"/>
                <w:sz w:val="16"/>
                <w:szCs w:val="16"/>
              </w:rPr>
              <w:t>(1.1814)</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18"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75F83EA" w14:textId="610ED509"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19" w:author="Xolani Sibande" w:date="2023-11-29T08:28:00Z">
                  <w:rPr>
                    <w:sz w:val="18"/>
                    <w:szCs w:val="18"/>
                  </w:rPr>
                </w:rPrChange>
              </w:rPr>
            </w:pPr>
            <w:r w:rsidRPr="005C695D">
              <w:rPr>
                <w:rFonts w:eastAsia="Helvetica" w:hAnsi="Helvetica" w:cs="Helvetica"/>
                <w:color w:val="000000"/>
                <w:sz w:val="16"/>
                <w:szCs w:val="16"/>
              </w:rPr>
              <w:t>(1.0702)</w:t>
            </w:r>
          </w:p>
        </w:tc>
      </w:tr>
      <w:tr w:rsidR="00823F93" w:rsidRPr="005C695D" w14:paraId="26A29A8F"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20"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1E9A04E"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521" w:author="Xolani Sibande" w:date="2023-11-29T08:28:00Z">
                  <w:rPr>
                    <w:sz w:val="18"/>
                    <w:szCs w:val="18"/>
                  </w:rPr>
                </w:rPrChange>
              </w:rPr>
            </w:pPr>
            <m:oMathPara>
              <m:oMath>
                <m:r>
                  <w:rPr>
                    <w:rFonts w:ascii="Cambria Math" w:hAnsi="Cambria Math"/>
                    <w:sz w:val="16"/>
                    <w:szCs w:val="16"/>
                    <w:rPrChange w:id="1522" w:author="Xolani Sibande" w:date="2023-11-29T08:28: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1523" w:author="Xolani Sibande" w:date="2023-11-29T08:28:00Z">
                          <w:rPr>
                            <w:rFonts w:ascii="Cambria Math" w:hAnsi="Cambria Math"/>
                            <w:sz w:val="18"/>
                            <w:szCs w:val="18"/>
                          </w:rPr>
                        </w:rPrChange>
                      </w:rPr>
                      <m:t>E</m:t>
                    </m:r>
                  </m:e>
                  <m:sub>
                    <m:r>
                      <w:rPr>
                        <w:rFonts w:ascii="Cambria Math" w:hAnsi="Cambria Math"/>
                        <w:sz w:val="16"/>
                        <w:szCs w:val="16"/>
                        <w:rPrChange w:id="1524" w:author="Xolani Sibande" w:date="2023-11-29T08:28:00Z">
                          <w:rPr>
                            <w:rFonts w:ascii="Cambria Math" w:hAnsi="Cambria Math"/>
                            <w:sz w:val="18"/>
                            <w:szCs w:val="18"/>
                          </w:rPr>
                        </w:rPrChange>
                      </w:rPr>
                      <m: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25"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AB7C214"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26"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27"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69D48EA"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28"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29"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B031612"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30" w:author="Xolani Sibande" w:date="2023-11-29T08:28:00Z">
                  <w:rPr>
                    <w:sz w:val="18"/>
                    <w:szCs w:val="18"/>
                  </w:rPr>
                </w:rPrChange>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31"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0727AF2" w14:textId="110FAA4A"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32" w:author="Xolani Sibande" w:date="2023-11-29T08:28:00Z">
                  <w:rPr>
                    <w:sz w:val="18"/>
                    <w:szCs w:val="18"/>
                  </w:rPr>
                </w:rPrChange>
              </w:rPr>
            </w:pPr>
            <w:r w:rsidRPr="005C695D">
              <w:rPr>
                <w:rFonts w:eastAsia="Helvetica" w:hAnsi="Helvetica" w:cs="Helvetica"/>
                <w:color w:val="000000"/>
                <w:sz w:val="16"/>
                <w:szCs w:val="16"/>
              </w:rPr>
              <w:t>-0.0550</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33"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2E3578D" w14:textId="2104A191"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34" w:author="Xolani Sibande" w:date="2023-11-29T08:28:00Z">
                  <w:rPr>
                    <w:sz w:val="18"/>
                    <w:szCs w:val="18"/>
                  </w:rPr>
                </w:rPrChange>
              </w:rPr>
            </w:pPr>
            <w:r w:rsidRPr="005C695D">
              <w:rPr>
                <w:rFonts w:eastAsia="Helvetica" w:hAnsi="Helvetica" w:cs="Helvetica"/>
                <w:color w:val="000000"/>
                <w:sz w:val="16"/>
                <w:szCs w:val="16"/>
              </w:rPr>
              <w:t>-0.0556</w:t>
            </w:r>
          </w:p>
        </w:tc>
      </w:tr>
      <w:tr w:rsidR="00823F93" w:rsidRPr="005C695D" w14:paraId="70A8CBBC"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35"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7103930"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536"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37"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46ECD17"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38"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39"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9BEBF5A"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40"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41"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5BFAAEC"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42" w:author="Xolani Sibande" w:date="2023-11-29T08:28:00Z">
                  <w:rPr>
                    <w:sz w:val="18"/>
                    <w:szCs w:val="18"/>
                  </w:rPr>
                </w:rPrChange>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43"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50D07AA" w14:textId="49B6F27F"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44" w:author="Xolani Sibande" w:date="2023-11-29T08:28:00Z">
                  <w:rPr>
                    <w:sz w:val="18"/>
                    <w:szCs w:val="18"/>
                  </w:rPr>
                </w:rPrChange>
              </w:rPr>
            </w:pPr>
            <w:r w:rsidRPr="005C695D">
              <w:rPr>
                <w:rFonts w:eastAsia="Helvetica" w:hAnsi="Helvetica" w:cs="Helvetica"/>
                <w:color w:val="000000"/>
                <w:sz w:val="16"/>
                <w:szCs w:val="16"/>
              </w:rPr>
              <w:t>(0.0735)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45"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FEBB5C2" w14:textId="0A81BC2B"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46" w:author="Xolani Sibande" w:date="2023-11-29T08:28:00Z">
                  <w:rPr>
                    <w:sz w:val="18"/>
                    <w:szCs w:val="18"/>
                  </w:rPr>
                </w:rPrChange>
              </w:rPr>
            </w:pPr>
            <w:r w:rsidRPr="005C695D">
              <w:rPr>
                <w:rFonts w:eastAsia="Helvetica" w:hAnsi="Helvetica" w:cs="Helvetica"/>
                <w:color w:val="000000"/>
                <w:sz w:val="16"/>
                <w:szCs w:val="16"/>
              </w:rPr>
              <w:t>(0.0637)</w:t>
            </w:r>
          </w:p>
        </w:tc>
      </w:tr>
      <w:tr w:rsidR="00823F93" w:rsidRPr="005C695D" w14:paraId="519EA2D4"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47"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69CD998"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548" w:author="Xolani Sibande" w:date="2023-11-29T08:28:00Z">
                  <w:rPr>
                    <w:sz w:val="18"/>
                    <w:szCs w:val="18"/>
                  </w:rPr>
                </w:rPrChange>
              </w:rPr>
            </w:pPr>
            <m:oMathPara>
              <m:oMath>
                <m:r>
                  <w:rPr>
                    <w:rFonts w:ascii="Cambria Math" w:hAnsi="Cambria Math"/>
                    <w:sz w:val="16"/>
                    <w:szCs w:val="16"/>
                    <w:rPrChange w:id="1549" w:author="Xolani Sibande" w:date="2023-11-29T08:28:00Z">
                      <w:rPr>
                        <w:rFonts w:ascii="Cambria Math" w:hAnsi="Cambria Math"/>
                        <w:sz w:val="18"/>
                        <w:szCs w:val="18"/>
                      </w:rPr>
                    </w:rPrChange>
                  </w:rPr>
                  <m:t>Liquidit</m:t>
                </m:r>
                <m:sSub>
                  <m:sSubPr>
                    <m:ctrlPr>
                      <w:rPr>
                        <w:rFonts w:ascii="Cambria Math" w:hAnsi="Cambria Math"/>
                        <w:sz w:val="16"/>
                        <w:szCs w:val="16"/>
                      </w:rPr>
                    </m:ctrlPr>
                  </m:sSubPr>
                  <m:e>
                    <m:r>
                      <w:rPr>
                        <w:rFonts w:ascii="Cambria Math" w:hAnsi="Cambria Math"/>
                        <w:sz w:val="16"/>
                        <w:szCs w:val="16"/>
                        <w:rPrChange w:id="1550" w:author="Xolani Sibande" w:date="2023-11-29T08:28:00Z">
                          <w:rPr>
                            <w:rFonts w:ascii="Cambria Math" w:hAnsi="Cambria Math"/>
                            <w:sz w:val="18"/>
                            <w:szCs w:val="18"/>
                          </w:rPr>
                        </w:rPrChange>
                      </w:rPr>
                      <m:t>y</m:t>
                    </m:r>
                  </m:e>
                  <m:sub>
                    <m:r>
                      <w:rPr>
                        <w:rFonts w:ascii="Cambria Math" w:hAnsi="Cambria Math"/>
                        <w:sz w:val="16"/>
                        <w:szCs w:val="16"/>
                        <w:rPrChange w:id="1551" w:author="Xolani Sibande" w:date="2023-11-29T08:28:00Z">
                          <w:rPr>
                            <w:rFonts w:ascii="Cambria Math" w:hAnsi="Cambria Math"/>
                            <w:sz w:val="18"/>
                            <w:szCs w:val="18"/>
                          </w:rPr>
                        </w:rPrChange>
                      </w:rPr>
                      <m: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52"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A545E15"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53"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54"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1AA1882"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55"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56"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57AF4A3"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57" w:author="Xolani Sibande" w:date="2023-11-29T08:28:00Z">
                  <w:rPr>
                    <w:sz w:val="18"/>
                    <w:szCs w:val="18"/>
                  </w:rPr>
                </w:rPrChange>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58"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9080102" w14:textId="2E1C82C8"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59" w:author="Xolani Sibande" w:date="2023-11-29T08:28:00Z">
                  <w:rPr>
                    <w:sz w:val="18"/>
                    <w:szCs w:val="18"/>
                  </w:rPr>
                </w:rPrChange>
              </w:rPr>
            </w:pPr>
            <w:r w:rsidRPr="005C695D">
              <w:rPr>
                <w:rFonts w:eastAsia="Helvetica" w:hAnsi="Helvetica" w:cs="Helvetica"/>
                <w:color w:val="000000"/>
                <w:sz w:val="16"/>
                <w:szCs w:val="16"/>
              </w:rPr>
              <w:t>-0.0168***</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60"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31B83DF" w14:textId="16D1FF3C"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61" w:author="Xolani Sibande" w:date="2023-11-29T08:28:00Z">
                  <w:rPr>
                    <w:sz w:val="18"/>
                    <w:szCs w:val="18"/>
                  </w:rPr>
                </w:rPrChange>
              </w:rPr>
            </w:pPr>
            <w:r w:rsidRPr="005C695D">
              <w:rPr>
                <w:rFonts w:eastAsia="Helvetica" w:hAnsi="Helvetica" w:cs="Helvetica"/>
                <w:color w:val="000000"/>
                <w:sz w:val="16"/>
                <w:szCs w:val="16"/>
              </w:rPr>
              <w:t>-0.0174***</w:t>
            </w:r>
          </w:p>
        </w:tc>
      </w:tr>
      <w:tr w:rsidR="00823F93" w:rsidRPr="005C695D" w14:paraId="19D9AE16" w14:textId="77777777" w:rsidTr="00A12FCA">
        <w:trPr>
          <w:trHeight w:hRule="exact" w:val="340"/>
        </w:trPr>
        <w:tc>
          <w:tcPr>
            <w:tcW w:w="8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562" w:author="Xolani Sibande" w:date="2023-11-29T09:22:00Z">
              <w:tcPr>
                <w:tcW w:w="8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DD98E49"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563" w:author="Xolani Sibande" w:date="2023-11-29T08:28:00Z">
                  <w:rPr>
                    <w:sz w:val="18"/>
                    <w:szCs w:val="18"/>
                  </w:rPr>
                </w:rPrChange>
              </w:rPr>
            </w:pP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564" w:author="Xolani Sibande" w:date="2023-11-29T09:22:00Z">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E346D3F"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65" w:author="Xolani Sibande" w:date="2023-11-29T08:28:00Z">
                  <w:rPr>
                    <w:sz w:val="18"/>
                    <w:szCs w:val="18"/>
                  </w:rPr>
                </w:rPrChange>
              </w:rPr>
            </w:pP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566" w:author="Xolani Sibande" w:date="2023-11-29T09:22:00Z">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C4FE4DA"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67" w:author="Xolani Sibande" w:date="2023-11-29T08:28:00Z">
                  <w:rPr>
                    <w:sz w:val="18"/>
                    <w:szCs w:val="18"/>
                  </w:rPr>
                </w:rPrChange>
              </w:rPr>
            </w:pP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568" w:author="Xolani Sibande" w:date="2023-11-29T09:22:00Z">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00B464E" w14:textId="77777777"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69" w:author="Xolani Sibande" w:date="2023-11-29T08:28:00Z">
                  <w:rPr>
                    <w:sz w:val="18"/>
                    <w:szCs w:val="18"/>
                  </w:rPr>
                </w:rPrChange>
              </w:rPr>
            </w:pP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570" w:author="Xolani Sibande" w:date="2023-11-29T09:22:00Z">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B94E046" w14:textId="11396CB4"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71" w:author="Xolani Sibande" w:date="2023-11-29T08:28:00Z">
                  <w:rPr>
                    <w:sz w:val="18"/>
                    <w:szCs w:val="18"/>
                  </w:rPr>
                </w:rPrChange>
              </w:rPr>
            </w:pPr>
            <w:r w:rsidRPr="005C695D">
              <w:rPr>
                <w:rFonts w:eastAsia="Helvetica" w:hAnsi="Helvetica" w:cs="Helvetica"/>
                <w:color w:val="000000"/>
                <w:sz w:val="16"/>
                <w:szCs w:val="16"/>
              </w:rPr>
              <w:t>(0.0028)</w:t>
            </w: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572" w:author="Xolani Sibande" w:date="2023-11-29T09:22:00Z">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96CB146" w14:textId="630BE8F1" w:rsidR="00823F93" w:rsidRPr="005C695D" w:rsidRDefault="00823F9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73" w:author="Xolani Sibande" w:date="2023-11-29T08:28:00Z">
                  <w:rPr>
                    <w:sz w:val="18"/>
                    <w:szCs w:val="18"/>
                  </w:rPr>
                </w:rPrChange>
              </w:rPr>
            </w:pPr>
            <w:r w:rsidRPr="005C695D">
              <w:rPr>
                <w:rFonts w:eastAsia="Helvetica" w:hAnsi="Helvetica" w:cs="Helvetica"/>
                <w:color w:val="000000"/>
                <w:sz w:val="16"/>
                <w:szCs w:val="16"/>
              </w:rPr>
              <w:t>(0.0022)</w:t>
            </w:r>
          </w:p>
        </w:tc>
      </w:tr>
      <w:tr w:rsidR="00370EF6" w:rsidRPr="005C695D" w14:paraId="3B016EFE" w14:textId="77777777" w:rsidTr="00A12FCA">
        <w:trPr>
          <w:trHeight w:hRule="exact" w:val="340"/>
        </w:trPr>
        <w:tc>
          <w:tcPr>
            <w:tcW w:w="8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74" w:author="Xolani Sibande" w:date="2023-11-29T09:22:00Z">
              <w:tcPr>
                <w:tcW w:w="8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EF84BCC"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575" w:author="Xolani Sibande" w:date="2023-11-29T08:28:00Z">
                  <w:rPr>
                    <w:sz w:val="18"/>
                    <w:szCs w:val="18"/>
                  </w:rPr>
                </w:rPrChange>
              </w:rPr>
            </w:pPr>
            <w:r w:rsidRPr="005C695D">
              <w:rPr>
                <w:rFonts w:eastAsia="Helvetica" w:hAnsi="Helvetica" w:cs="Helvetica"/>
                <w:color w:val="000000"/>
                <w:sz w:val="16"/>
                <w:szCs w:val="16"/>
                <w:rPrChange w:id="1576" w:author="Xolani Sibande" w:date="2023-11-29T08:28:00Z">
                  <w:rPr>
                    <w:rFonts w:eastAsia="Helvetica" w:hAnsi="Helvetica" w:cs="Helvetica"/>
                    <w:color w:val="000000"/>
                    <w:sz w:val="18"/>
                    <w:szCs w:val="18"/>
                  </w:rPr>
                </w:rPrChange>
              </w:rPr>
              <w:t>Num.Obs.</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77" w:author="Xolani Sibande" w:date="2023-11-29T09:22:00Z">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680A7BA"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78" w:author="Xolani Sibande" w:date="2023-11-29T08:28:00Z">
                  <w:rPr>
                    <w:sz w:val="18"/>
                    <w:szCs w:val="18"/>
                  </w:rPr>
                </w:rPrChange>
              </w:rPr>
            </w:pPr>
            <w:r w:rsidRPr="005C695D">
              <w:rPr>
                <w:rFonts w:eastAsia="Helvetica" w:hAnsi="Helvetica" w:cs="Helvetica"/>
                <w:color w:val="000000"/>
                <w:sz w:val="16"/>
                <w:szCs w:val="16"/>
                <w:rPrChange w:id="1579" w:author="Xolani Sibande" w:date="2023-11-29T08:28:00Z">
                  <w:rPr>
                    <w:rFonts w:eastAsia="Helvetica" w:hAnsi="Helvetica" w:cs="Helvetica"/>
                    <w:color w:val="000000"/>
                    <w:sz w:val="18"/>
                    <w:szCs w:val="18"/>
                  </w:rPr>
                </w:rPrChange>
              </w:rPr>
              <w:t>372</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80" w:author="Xolani Sibande" w:date="2023-11-29T09:22:00Z">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0AF6383"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81" w:author="Xolani Sibande" w:date="2023-11-29T08:28:00Z">
                  <w:rPr>
                    <w:sz w:val="18"/>
                    <w:szCs w:val="18"/>
                  </w:rPr>
                </w:rPrChange>
              </w:rPr>
            </w:pPr>
            <w:r w:rsidRPr="005C695D">
              <w:rPr>
                <w:rFonts w:eastAsia="Helvetica" w:hAnsi="Helvetica" w:cs="Helvetica"/>
                <w:color w:val="000000"/>
                <w:sz w:val="16"/>
                <w:szCs w:val="16"/>
                <w:rPrChange w:id="1582" w:author="Xolani Sibande" w:date="2023-11-29T08:28:00Z">
                  <w:rPr>
                    <w:rFonts w:eastAsia="Helvetica" w:hAnsi="Helvetica" w:cs="Helvetica"/>
                    <w:color w:val="000000"/>
                    <w:sz w:val="18"/>
                    <w:szCs w:val="18"/>
                  </w:rPr>
                </w:rPrChange>
              </w:rPr>
              <w:t>372</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83" w:author="Xolani Sibande" w:date="2023-11-29T09:22:00Z">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389635E"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84" w:author="Xolani Sibande" w:date="2023-11-29T08:28:00Z">
                  <w:rPr>
                    <w:sz w:val="18"/>
                    <w:szCs w:val="18"/>
                  </w:rPr>
                </w:rPrChange>
              </w:rPr>
            </w:pPr>
            <w:r w:rsidRPr="005C695D">
              <w:rPr>
                <w:rFonts w:eastAsia="Helvetica" w:hAnsi="Helvetica" w:cs="Helvetica"/>
                <w:color w:val="000000"/>
                <w:sz w:val="16"/>
                <w:szCs w:val="16"/>
                <w:rPrChange w:id="1585" w:author="Xolani Sibande" w:date="2023-11-29T08:28:00Z">
                  <w:rPr>
                    <w:rFonts w:eastAsia="Helvetica" w:hAnsi="Helvetica" w:cs="Helvetica"/>
                    <w:color w:val="000000"/>
                    <w:sz w:val="18"/>
                    <w:szCs w:val="18"/>
                  </w:rPr>
                </w:rPrChange>
              </w:rPr>
              <w:t>368</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86" w:author="Xolani Sibande" w:date="2023-11-29T09:22:00Z">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8B5F1A0"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87" w:author="Xolani Sibande" w:date="2023-11-29T08:28:00Z">
                  <w:rPr>
                    <w:sz w:val="18"/>
                    <w:szCs w:val="18"/>
                  </w:rPr>
                </w:rPrChange>
              </w:rPr>
            </w:pPr>
            <w:r w:rsidRPr="005C695D">
              <w:rPr>
                <w:rFonts w:eastAsia="Helvetica" w:hAnsi="Helvetica" w:cs="Helvetica"/>
                <w:color w:val="000000"/>
                <w:sz w:val="16"/>
                <w:szCs w:val="16"/>
                <w:rPrChange w:id="1588" w:author="Xolani Sibande" w:date="2023-11-29T08:28:00Z">
                  <w:rPr>
                    <w:rFonts w:eastAsia="Helvetica" w:hAnsi="Helvetica" w:cs="Helvetica"/>
                    <w:color w:val="000000"/>
                    <w:sz w:val="18"/>
                    <w:szCs w:val="18"/>
                  </w:rPr>
                </w:rPrChange>
              </w:rPr>
              <w:t>368</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89" w:author="Xolani Sibande" w:date="2023-11-29T09:22:00Z">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7037737"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90" w:author="Xolani Sibande" w:date="2023-11-29T08:28:00Z">
                  <w:rPr>
                    <w:sz w:val="18"/>
                    <w:szCs w:val="18"/>
                  </w:rPr>
                </w:rPrChange>
              </w:rPr>
            </w:pPr>
            <w:r w:rsidRPr="005C695D">
              <w:rPr>
                <w:rFonts w:eastAsia="Helvetica" w:hAnsi="Helvetica" w:cs="Helvetica"/>
                <w:color w:val="000000"/>
                <w:sz w:val="16"/>
                <w:szCs w:val="16"/>
                <w:rPrChange w:id="1591" w:author="Xolani Sibande" w:date="2023-11-29T08:28:00Z">
                  <w:rPr>
                    <w:rFonts w:eastAsia="Helvetica" w:hAnsi="Helvetica" w:cs="Helvetica"/>
                    <w:color w:val="000000"/>
                    <w:sz w:val="18"/>
                    <w:szCs w:val="18"/>
                  </w:rPr>
                </w:rPrChange>
              </w:rPr>
              <w:t>364</w:t>
            </w:r>
          </w:p>
        </w:tc>
      </w:tr>
      <w:tr w:rsidR="00E527C3" w:rsidRPr="005C695D" w14:paraId="06B6969F"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92"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10BE356" w14:textId="77777777" w:rsidR="00E527C3" w:rsidRPr="005C695D" w:rsidRDefault="00E527C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593" w:author="Xolani Sibande" w:date="2023-11-29T08:28:00Z">
                  <w:rPr>
                    <w:sz w:val="18"/>
                    <w:szCs w:val="18"/>
                  </w:rPr>
                </w:rPrChange>
              </w:rPr>
            </w:pPr>
            <w:r w:rsidRPr="005C695D">
              <w:rPr>
                <w:rFonts w:eastAsia="Helvetica" w:hAnsi="Helvetica" w:cs="Helvetica"/>
                <w:color w:val="000000"/>
                <w:sz w:val="16"/>
                <w:szCs w:val="16"/>
                <w:rPrChange w:id="1594" w:author="Xolani Sibande" w:date="2023-11-29T08:28:00Z">
                  <w:rPr>
                    <w:rFonts w:eastAsia="Helvetica" w:hAnsi="Helvetica" w:cs="Helvetica"/>
                    <w:color w:val="000000"/>
                    <w:sz w:val="18"/>
                    <w:szCs w:val="18"/>
                  </w:rPr>
                </w:rPrChange>
              </w:rPr>
              <w:t>Adj.R squared</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95"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01D24A6" w14:textId="5AF43E31" w:rsidR="00E527C3" w:rsidRPr="005C695D" w:rsidRDefault="00E527C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96" w:author="Xolani Sibande" w:date="2023-11-29T08:28:00Z">
                  <w:rPr>
                    <w:sz w:val="18"/>
                    <w:szCs w:val="18"/>
                  </w:rPr>
                </w:rPrChange>
              </w:rPr>
            </w:pPr>
            <w:r w:rsidRPr="005C695D">
              <w:rPr>
                <w:rFonts w:eastAsia="Helvetica" w:hAnsi="Helvetica" w:cs="Helvetica"/>
                <w:color w:val="000000"/>
                <w:sz w:val="16"/>
                <w:szCs w:val="16"/>
              </w:rPr>
              <w:t>0.23</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97"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913B5F0" w14:textId="6702B311" w:rsidR="00E527C3" w:rsidRPr="005C695D" w:rsidRDefault="00E527C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598" w:author="Xolani Sibande" w:date="2023-11-29T08:28:00Z">
                  <w:rPr>
                    <w:sz w:val="18"/>
                    <w:szCs w:val="18"/>
                  </w:rPr>
                </w:rPrChange>
              </w:rPr>
            </w:pPr>
            <w:r w:rsidRPr="005C695D">
              <w:rPr>
                <w:rFonts w:eastAsia="Helvetica" w:hAnsi="Helvetica" w:cs="Helvetica"/>
                <w:color w:val="000000"/>
                <w:sz w:val="16"/>
                <w:szCs w:val="16"/>
              </w:rPr>
              <w:t>0.22</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599"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437BCE4" w14:textId="6D9C8823" w:rsidR="00E527C3" w:rsidRPr="005C695D" w:rsidRDefault="00E527C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00" w:author="Xolani Sibande" w:date="2023-11-29T08:28:00Z">
                  <w:rPr>
                    <w:sz w:val="18"/>
                    <w:szCs w:val="18"/>
                  </w:rPr>
                </w:rPrChange>
              </w:rPr>
            </w:pPr>
            <w:r w:rsidRPr="005C695D">
              <w:rPr>
                <w:rFonts w:eastAsia="Helvetica" w:hAnsi="Helvetica" w:cs="Helvetica"/>
                <w:color w:val="000000"/>
                <w:sz w:val="16"/>
                <w:szCs w:val="16"/>
              </w:rPr>
              <w:t>0.25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01"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9562CB3" w14:textId="291F9550" w:rsidR="00E527C3" w:rsidRPr="005C695D" w:rsidRDefault="00E527C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02" w:author="Xolani Sibande" w:date="2023-11-29T08:28:00Z">
                  <w:rPr>
                    <w:sz w:val="18"/>
                    <w:szCs w:val="18"/>
                  </w:rPr>
                </w:rPrChange>
              </w:rPr>
            </w:pPr>
            <w:r w:rsidRPr="005C695D">
              <w:rPr>
                <w:rFonts w:eastAsia="Helvetica" w:hAnsi="Helvetica" w:cs="Helvetica"/>
                <w:color w:val="000000"/>
                <w:sz w:val="16"/>
                <w:szCs w:val="16"/>
              </w:rPr>
              <w:t>0.26</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03"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9FDBFDF" w14:textId="3BAFD56F" w:rsidR="00E527C3" w:rsidRPr="005C695D" w:rsidRDefault="00E527C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04" w:author="Xolani Sibande" w:date="2023-11-29T08:28:00Z">
                  <w:rPr>
                    <w:sz w:val="18"/>
                    <w:szCs w:val="18"/>
                  </w:rPr>
                </w:rPrChange>
              </w:rPr>
            </w:pPr>
            <w:r w:rsidRPr="005C695D">
              <w:rPr>
                <w:rFonts w:eastAsia="Helvetica" w:hAnsi="Helvetica" w:cs="Helvetica"/>
                <w:color w:val="000000"/>
                <w:sz w:val="16"/>
                <w:szCs w:val="16"/>
              </w:rPr>
              <w:t>0.29</w:t>
            </w:r>
          </w:p>
        </w:tc>
      </w:tr>
      <w:tr w:rsidR="00E527C3" w:rsidRPr="005C695D" w14:paraId="2BA2DBFA" w14:textId="77777777" w:rsidTr="00A12FCA">
        <w:trPr>
          <w:trHeight w:hRule="exact" w:val="340"/>
        </w:trPr>
        <w:tc>
          <w:tcPr>
            <w:tcW w:w="8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605" w:author="Xolani Sibande" w:date="2023-11-29T09:22:00Z">
              <w:tcPr>
                <w:tcW w:w="8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5BD059D" w14:textId="77777777" w:rsidR="00E527C3" w:rsidRPr="005C695D" w:rsidRDefault="00E527C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606" w:author="Xolani Sibande" w:date="2023-11-29T08:28:00Z">
                  <w:rPr>
                    <w:sz w:val="18"/>
                    <w:szCs w:val="18"/>
                  </w:rPr>
                </w:rPrChange>
              </w:rPr>
            </w:pPr>
            <w:r w:rsidRPr="005C695D">
              <w:rPr>
                <w:rFonts w:eastAsia="Helvetica" w:hAnsi="Helvetica" w:cs="Helvetica"/>
                <w:color w:val="000000"/>
                <w:sz w:val="16"/>
                <w:szCs w:val="16"/>
                <w:rPrChange w:id="1607" w:author="Xolani Sibande" w:date="2023-11-29T08:28:00Z">
                  <w:rPr>
                    <w:rFonts w:eastAsia="Helvetica" w:hAnsi="Helvetica" w:cs="Helvetica"/>
                    <w:color w:val="000000"/>
                    <w:sz w:val="18"/>
                    <w:szCs w:val="18"/>
                  </w:rPr>
                </w:rPrChange>
              </w:rPr>
              <w:t>Test of equality (p-value)</w:t>
            </w: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608" w:author="Xolani Sibande" w:date="2023-11-29T09:22:00Z">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F8D262F" w14:textId="639BE614" w:rsidR="00E527C3" w:rsidRPr="005C695D" w:rsidRDefault="00E527C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09" w:author="Xolani Sibande" w:date="2023-11-29T08:28:00Z">
                  <w:rPr>
                    <w:sz w:val="18"/>
                    <w:szCs w:val="18"/>
                  </w:rPr>
                </w:rPrChange>
              </w:rPr>
            </w:pPr>
            <w:r w:rsidRPr="005C695D">
              <w:rPr>
                <w:rFonts w:eastAsia="Helvetica" w:hAnsi="Helvetica" w:cs="Helvetica"/>
                <w:color w:val="000000"/>
                <w:sz w:val="16"/>
                <w:szCs w:val="16"/>
              </w:rPr>
              <w:t>0.22</w:t>
            </w: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610" w:author="Xolani Sibande" w:date="2023-11-29T09:22:00Z">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4FEC439" w14:textId="6ED6768A" w:rsidR="00E527C3" w:rsidRPr="005C695D" w:rsidRDefault="00E527C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11" w:author="Xolani Sibande" w:date="2023-11-29T08:28:00Z">
                  <w:rPr>
                    <w:sz w:val="18"/>
                    <w:szCs w:val="18"/>
                  </w:rPr>
                </w:rPrChange>
              </w:rPr>
            </w:pPr>
            <w:r w:rsidRPr="005C695D">
              <w:rPr>
                <w:rFonts w:eastAsia="Helvetica" w:hAnsi="Helvetica" w:cs="Helvetica"/>
                <w:color w:val="000000"/>
                <w:sz w:val="16"/>
                <w:szCs w:val="16"/>
              </w:rPr>
              <w:t>0.29</w:t>
            </w: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612" w:author="Xolani Sibande" w:date="2023-11-29T09:22:00Z">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CBA8ECD" w14:textId="348E6DD7" w:rsidR="00E527C3" w:rsidRPr="005C695D" w:rsidRDefault="00E527C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13" w:author="Xolani Sibande" w:date="2023-11-29T08:28:00Z">
                  <w:rPr>
                    <w:sz w:val="18"/>
                    <w:szCs w:val="18"/>
                  </w:rPr>
                </w:rPrChange>
              </w:rPr>
            </w:pPr>
            <w:r w:rsidRPr="005C695D">
              <w:rPr>
                <w:rFonts w:eastAsia="Helvetica" w:hAnsi="Helvetica" w:cs="Helvetica"/>
                <w:color w:val="000000"/>
                <w:sz w:val="16"/>
                <w:szCs w:val="16"/>
              </w:rPr>
              <w:t>0.00</w:t>
            </w: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614" w:author="Xolani Sibande" w:date="2023-11-29T09:22:00Z">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C055559" w14:textId="5718A58C" w:rsidR="00E527C3" w:rsidRPr="005C695D" w:rsidRDefault="00E527C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15" w:author="Xolani Sibande" w:date="2023-11-29T08:28:00Z">
                  <w:rPr>
                    <w:sz w:val="18"/>
                    <w:szCs w:val="18"/>
                  </w:rPr>
                </w:rPrChange>
              </w:rPr>
            </w:pPr>
            <w:r w:rsidRPr="005C695D">
              <w:rPr>
                <w:rFonts w:eastAsia="Helvetica" w:hAnsi="Helvetica" w:cs="Helvetica"/>
                <w:color w:val="000000"/>
                <w:sz w:val="16"/>
                <w:szCs w:val="16"/>
              </w:rPr>
              <w:t>0.51</w:t>
            </w: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616" w:author="Xolani Sibande" w:date="2023-11-29T09:22:00Z">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3A7E903" w14:textId="6793E0E5" w:rsidR="00E527C3" w:rsidRPr="005C695D" w:rsidRDefault="00E527C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17" w:author="Xolani Sibande" w:date="2023-11-29T08:28:00Z">
                  <w:rPr>
                    <w:sz w:val="18"/>
                    <w:szCs w:val="18"/>
                  </w:rPr>
                </w:rPrChange>
              </w:rPr>
            </w:pPr>
            <w:r w:rsidRPr="005C695D">
              <w:rPr>
                <w:rFonts w:eastAsia="Helvetica" w:hAnsi="Helvetica" w:cs="Helvetica"/>
                <w:color w:val="000000"/>
                <w:sz w:val="16"/>
                <w:szCs w:val="16"/>
              </w:rPr>
              <w:t>0.05</w:t>
            </w:r>
          </w:p>
        </w:tc>
      </w:tr>
      <w:tr w:rsidR="00370EF6" w:rsidRPr="005C695D" w14:paraId="63058D75" w14:textId="77777777" w:rsidTr="00A12FCA">
        <w:trPr>
          <w:trHeight w:hRule="exact" w:val="340"/>
        </w:trPr>
        <w:tc>
          <w:tcPr>
            <w:tcW w:w="8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618" w:author="Xolani Sibande" w:date="2023-11-29T09:22:00Z">
              <w:tcPr>
                <w:tcW w:w="8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1DDCF07"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619" w:author="Xolani Sibande" w:date="2023-11-29T08:28:00Z">
                  <w:rPr>
                    <w:sz w:val="18"/>
                    <w:szCs w:val="18"/>
                  </w:rPr>
                </w:rPrChange>
              </w:rPr>
            </w:pPr>
            <w:r w:rsidRPr="005C695D">
              <w:rPr>
                <w:rFonts w:eastAsia="Helvetica" w:hAnsi="Helvetica" w:cs="Helvetica"/>
                <w:b/>
                <w:color w:val="000000"/>
                <w:sz w:val="16"/>
                <w:szCs w:val="16"/>
                <w:rPrChange w:id="1620" w:author="Xolani Sibande" w:date="2023-11-29T08:28:00Z">
                  <w:rPr>
                    <w:rFonts w:eastAsia="Helvetica" w:hAnsi="Helvetica" w:cs="Helvetica"/>
                    <w:b/>
                    <w:color w:val="000000"/>
                    <w:sz w:val="18"/>
                    <w:szCs w:val="18"/>
                  </w:rPr>
                </w:rPrChange>
              </w:rPr>
              <w:t>Non-financial corporations unsecured credit model</w:t>
            </w: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621" w:author="Xolani Sibande" w:date="2023-11-29T09:22:00Z">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55C04C7"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22" w:author="Xolani Sibande" w:date="2023-11-29T08:28:00Z">
                  <w:rPr>
                    <w:sz w:val="18"/>
                    <w:szCs w:val="18"/>
                  </w:rPr>
                </w:rPrChange>
              </w:rPr>
            </w:pP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623" w:author="Xolani Sibande" w:date="2023-11-29T09:22:00Z">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63019D7"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24" w:author="Xolani Sibande" w:date="2023-11-29T08:28:00Z">
                  <w:rPr>
                    <w:sz w:val="18"/>
                    <w:szCs w:val="18"/>
                  </w:rPr>
                </w:rPrChange>
              </w:rPr>
            </w:pP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625" w:author="Xolani Sibande" w:date="2023-11-29T09:22:00Z">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E5C14E3"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26" w:author="Xolani Sibande" w:date="2023-11-29T08:28:00Z">
                  <w:rPr>
                    <w:sz w:val="18"/>
                    <w:szCs w:val="18"/>
                  </w:rPr>
                </w:rPrChange>
              </w:rPr>
            </w:pPr>
          </w:p>
        </w:tc>
        <w:tc>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627" w:author="Xolani Sibande" w:date="2023-11-29T09:22:00Z">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6D9A22C0"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28" w:author="Xolani Sibande" w:date="2023-11-29T08:28:00Z">
                  <w:rPr>
                    <w:sz w:val="18"/>
                    <w:szCs w:val="18"/>
                  </w:rPr>
                </w:rPrChange>
              </w:rPr>
            </w:pPr>
          </w:p>
        </w:tc>
        <w:tc>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629" w:author="Xolani Sibande" w:date="2023-11-29T09:22:00Z">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D341B3B"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30" w:author="Xolani Sibande" w:date="2023-11-29T08:28:00Z">
                  <w:rPr>
                    <w:sz w:val="18"/>
                    <w:szCs w:val="18"/>
                  </w:rPr>
                </w:rPrChange>
              </w:rPr>
            </w:pPr>
          </w:p>
        </w:tc>
      </w:tr>
      <w:tr w:rsidR="00844B4C" w:rsidRPr="005C695D" w14:paraId="1FC5EF5C" w14:textId="77777777" w:rsidTr="00A12FCA">
        <w:trPr>
          <w:trHeight w:hRule="exact" w:val="340"/>
        </w:trPr>
        <w:tc>
          <w:tcPr>
            <w:tcW w:w="8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31" w:author="Xolani Sibande" w:date="2023-11-29T09:22:00Z">
              <w:tcPr>
                <w:tcW w:w="8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710B857" w14:textId="77777777"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632" w:author="Xolani Sibande" w:date="2023-11-29T08:28:00Z">
                  <w:rPr>
                    <w:sz w:val="18"/>
                    <w:szCs w:val="18"/>
                  </w:rPr>
                </w:rPrChange>
              </w:rPr>
            </w:pPr>
            <m:oMathPara>
              <m:oMath>
                <m:r>
                  <m:rPr>
                    <m:sty m:val="p"/>
                  </m:rPr>
                  <w:rPr>
                    <w:rFonts w:ascii="Cambria Math" w:hAnsi="Cambria Math"/>
                    <w:sz w:val="16"/>
                    <w:szCs w:val="16"/>
                    <w:rPrChange w:id="1633" w:author="Xolani Sibande" w:date="2023-11-29T08:28:00Z">
                      <w:rPr>
                        <w:rFonts w:ascii="Cambria Math" w:hAnsi="Cambria Math"/>
                        <w:sz w:val="18"/>
                        <w:szCs w:val="18"/>
                      </w:rPr>
                    </w:rPrChange>
                  </w:rPr>
                  <m:t>Δ</m:t>
                </m:r>
                <m:r>
                  <w:rPr>
                    <w:rFonts w:ascii="Cambria Math" w:hAnsi="Cambria Math"/>
                    <w:sz w:val="16"/>
                    <w:szCs w:val="16"/>
                    <w:rPrChange w:id="1634" w:author="Xolani Sibande" w:date="2023-11-29T08:28: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1635" w:author="Xolani Sibande" w:date="2023-11-29T08:28:00Z">
                          <w:rPr>
                            <w:rFonts w:ascii="Cambria Math" w:hAnsi="Cambria Math"/>
                            <w:sz w:val="18"/>
                            <w:szCs w:val="18"/>
                          </w:rPr>
                        </w:rPrChange>
                      </w:rPr>
                      <m:t>R</m:t>
                    </m:r>
                  </m:e>
                  <m:sub>
                    <m:r>
                      <w:rPr>
                        <w:rFonts w:ascii="Cambria Math" w:hAnsi="Cambria Math"/>
                        <w:sz w:val="16"/>
                        <w:szCs w:val="16"/>
                        <w:rPrChange w:id="1636" w:author="Xolani Sibande" w:date="2023-11-29T08:28:00Z">
                          <w:rPr>
                            <w:rFonts w:ascii="Cambria Math" w:hAnsi="Cambria Math"/>
                            <w:sz w:val="18"/>
                            <w:szCs w:val="18"/>
                          </w:rPr>
                        </w:rPrChange>
                      </w:rPr>
                      <m:t>t,t-1</m:t>
                    </m:r>
                  </m:sub>
                </m:sSub>
              </m:oMath>
            </m:oMathPara>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37" w:author="Xolani Sibande" w:date="2023-11-29T09:22:00Z">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77CBE98" w14:textId="2F27A6C1"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38" w:author="Xolani Sibande" w:date="2023-11-29T08:28:00Z">
                  <w:rPr>
                    <w:sz w:val="18"/>
                    <w:szCs w:val="18"/>
                  </w:rPr>
                </w:rPrChange>
              </w:rPr>
            </w:pPr>
            <w:r w:rsidRPr="005C695D">
              <w:rPr>
                <w:rFonts w:eastAsia="Helvetica" w:hAnsi="Helvetica" w:cs="Helvetica"/>
                <w:color w:val="000000"/>
                <w:sz w:val="16"/>
                <w:szCs w:val="16"/>
              </w:rPr>
              <w:t>1.2403</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39" w:author="Xolani Sibande" w:date="2023-11-29T09:22:00Z">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7A890A7" w14:textId="1F3513BB"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40" w:author="Xolani Sibande" w:date="2023-11-29T08:28:00Z">
                  <w:rPr>
                    <w:sz w:val="18"/>
                    <w:szCs w:val="18"/>
                  </w:rPr>
                </w:rPrChange>
              </w:rPr>
            </w:pPr>
            <w:r w:rsidRPr="005C695D">
              <w:rPr>
                <w:rFonts w:eastAsia="Helvetica" w:hAnsi="Helvetica" w:cs="Helvetica"/>
                <w:color w:val="000000"/>
                <w:sz w:val="16"/>
                <w:szCs w:val="16"/>
              </w:rPr>
              <w:t>1.0208</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41" w:author="Xolani Sibande" w:date="2023-11-29T09:22:00Z">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8C242C9" w14:textId="5242A9B3"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42" w:author="Xolani Sibande" w:date="2023-11-29T08:28:00Z">
                  <w:rPr>
                    <w:sz w:val="18"/>
                    <w:szCs w:val="18"/>
                  </w:rPr>
                </w:rPrChange>
              </w:rPr>
            </w:pPr>
            <w:r w:rsidRPr="005C695D">
              <w:rPr>
                <w:rFonts w:eastAsia="Helvetica" w:hAnsi="Helvetica" w:cs="Helvetica"/>
                <w:color w:val="000000"/>
                <w:sz w:val="16"/>
                <w:szCs w:val="16"/>
              </w:rPr>
              <w:t>1.1655</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43" w:author="Xolani Sibande" w:date="2023-11-29T09:22:00Z">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F891D58" w14:textId="62751DC7"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44" w:author="Xolani Sibande" w:date="2023-11-29T08:28:00Z">
                  <w:rPr>
                    <w:sz w:val="18"/>
                    <w:szCs w:val="18"/>
                  </w:rPr>
                </w:rPrChange>
              </w:rPr>
            </w:pPr>
            <w:r w:rsidRPr="005C695D">
              <w:rPr>
                <w:rFonts w:eastAsia="Helvetica" w:hAnsi="Helvetica" w:cs="Helvetica"/>
                <w:color w:val="000000"/>
                <w:sz w:val="16"/>
                <w:szCs w:val="16"/>
              </w:rPr>
              <w:t>-0.2135</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45" w:author="Xolani Sibande" w:date="2023-11-29T09:22:00Z">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A378A6A" w14:textId="42044EC2"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46" w:author="Xolani Sibande" w:date="2023-11-29T08:28:00Z">
                  <w:rPr>
                    <w:sz w:val="18"/>
                    <w:szCs w:val="18"/>
                  </w:rPr>
                </w:rPrChange>
              </w:rPr>
            </w:pPr>
            <w:r w:rsidRPr="005C695D">
              <w:rPr>
                <w:rFonts w:eastAsia="Helvetica" w:hAnsi="Helvetica" w:cs="Helvetica"/>
                <w:color w:val="000000"/>
                <w:sz w:val="16"/>
                <w:szCs w:val="16"/>
              </w:rPr>
              <w:t>0.0328</w:t>
            </w:r>
          </w:p>
        </w:tc>
      </w:tr>
      <w:tr w:rsidR="00844B4C" w:rsidRPr="005C695D" w14:paraId="012F3742"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47"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77C50A7" w14:textId="77777777"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648"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49"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72EBAEF" w14:textId="3A4E3ECB"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50" w:author="Xolani Sibande" w:date="2023-11-29T08:28:00Z">
                  <w:rPr>
                    <w:sz w:val="18"/>
                    <w:szCs w:val="18"/>
                  </w:rPr>
                </w:rPrChange>
              </w:rPr>
            </w:pPr>
            <w:r w:rsidRPr="005C695D">
              <w:rPr>
                <w:rFonts w:eastAsia="Helvetica" w:hAnsi="Helvetica" w:cs="Helvetica"/>
                <w:color w:val="000000"/>
                <w:sz w:val="16"/>
                <w:szCs w:val="16"/>
              </w:rPr>
              <w:t>(1.7367)</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51"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6C6395D" w14:textId="66CBD52D"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52" w:author="Xolani Sibande" w:date="2023-11-29T08:28:00Z">
                  <w:rPr>
                    <w:sz w:val="18"/>
                    <w:szCs w:val="18"/>
                  </w:rPr>
                </w:rPrChange>
              </w:rPr>
            </w:pPr>
            <w:r w:rsidRPr="005C695D">
              <w:rPr>
                <w:rFonts w:eastAsia="Helvetica" w:hAnsi="Helvetica" w:cs="Helvetica"/>
                <w:color w:val="000000"/>
                <w:sz w:val="16"/>
                <w:szCs w:val="16"/>
              </w:rPr>
              <w:t>(2.0391)</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53"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D939D1E" w14:textId="34BDFA9D"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54" w:author="Xolani Sibande" w:date="2023-11-29T08:28:00Z">
                  <w:rPr>
                    <w:sz w:val="18"/>
                    <w:szCs w:val="18"/>
                  </w:rPr>
                </w:rPrChange>
              </w:rPr>
            </w:pPr>
            <w:r w:rsidRPr="005C695D">
              <w:rPr>
                <w:rFonts w:eastAsia="Helvetica" w:hAnsi="Helvetica" w:cs="Helvetica"/>
                <w:color w:val="000000"/>
                <w:sz w:val="16"/>
                <w:szCs w:val="16"/>
              </w:rPr>
              <w:t>(2.0912)</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55"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2FF7D2A" w14:textId="774415A6"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56" w:author="Xolani Sibande" w:date="2023-11-29T08:28:00Z">
                  <w:rPr>
                    <w:sz w:val="18"/>
                    <w:szCs w:val="18"/>
                  </w:rPr>
                </w:rPrChange>
              </w:rPr>
            </w:pPr>
            <w:r w:rsidRPr="005C695D">
              <w:rPr>
                <w:rFonts w:eastAsia="Helvetica" w:hAnsi="Helvetica" w:cs="Helvetica"/>
                <w:color w:val="000000"/>
                <w:sz w:val="16"/>
                <w:szCs w:val="16"/>
              </w:rPr>
              <w:t>(1.0102)</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57"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E717200" w14:textId="09FF7F7D"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58" w:author="Xolani Sibande" w:date="2023-11-29T08:28:00Z">
                  <w:rPr>
                    <w:sz w:val="18"/>
                    <w:szCs w:val="18"/>
                  </w:rPr>
                </w:rPrChange>
              </w:rPr>
            </w:pPr>
            <w:r w:rsidRPr="005C695D">
              <w:rPr>
                <w:rFonts w:eastAsia="Helvetica" w:hAnsi="Helvetica" w:cs="Helvetica"/>
                <w:color w:val="000000"/>
                <w:sz w:val="16"/>
                <w:szCs w:val="16"/>
              </w:rPr>
              <w:t>(1.4455)</w:t>
            </w:r>
          </w:p>
        </w:tc>
      </w:tr>
      <w:tr w:rsidR="00844B4C" w:rsidRPr="005C695D" w14:paraId="7D26F9A6"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59"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B678D83" w14:textId="77777777"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660" w:author="Xolani Sibande" w:date="2023-11-29T08:28:00Z">
                  <w:rPr>
                    <w:sz w:val="18"/>
                    <w:szCs w:val="18"/>
                  </w:rPr>
                </w:rPrChange>
              </w:rPr>
            </w:pPr>
            <m:oMathPara>
              <m:oMath>
                <m:r>
                  <m:rPr>
                    <m:sty m:val="p"/>
                  </m:rPr>
                  <w:rPr>
                    <w:rFonts w:ascii="Cambria Math" w:hAnsi="Cambria Math"/>
                    <w:sz w:val="16"/>
                    <w:szCs w:val="16"/>
                    <w:rPrChange w:id="1661" w:author="Xolani Sibande" w:date="2023-11-29T08:28:00Z">
                      <w:rPr>
                        <w:rFonts w:ascii="Cambria Math" w:hAnsi="Cambria Math"/>
                        <w:sz w:val="18"/>
                        <w:szCs w:val="18"/>
                      </w:rPr>
                    </w:rPrChange>
                  </w:rPr>
                  <m:t>Δ</m:t>
                </m:r>
                <m:r>
                  <w:rPr>
                    <w:rFonts w:ascii="Cambria Math" w:hAnsi="Cambria Math"/>
                    <w:sz w:val="16"/>
                    <w:szCs w:val="16"/>
                    <w:rPrChange w:id="1662" w:author="Xolani Sibande" w:date="2023-11-29T08:28: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1663" w:author="Xolani Sibande" w:date="2023-11-29T08:28:00Z">
                          <w:rPr>
                            <w:rFonts w:ascii="Cambria Math" w:hAnsi="Cambria Math"/>
                            <w:sz w:val="18"/>
                            <w:szCs w:val="18"/>
                          </w:rPr>
                        </w:rPrChange>
                      </w:rPr>
                      <m:t>S</m:t>
                    </m:r>
                  </m:e>
                  <m:sub>
                    <m:r>
                      <w:rPr>
                        <w:rFonts w:ascii="Cambria Math" w:hAnsi="Cambria Math"/>
                        <w:sz w:val="16"/>
                        <w:szCs w:val="16"/>
                        <w:rPrChange w:id="1664" w:author="Xolani Sibande" w:date="2023-11-29T08:28:00Z">
                          <w:rPr>
                            <w:rFonts w:ascii="Cambria Math" w:hAnsi="Cambria Math"/>
                            <w:sz w:val="18"/>
                            <w:szCs w:val="18"/>
                          </w:rPr>
                        </w:rPrChange>
                      </w:rPr>
                      <m:t>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65"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EAC865A" w14:textId="77777777"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66"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67"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AAECAB" w14:textId="29CA8D64"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68" w:author="Xolani Sibande" w:date="2023-11-29T08:28:00Z">
                  <w:rPr>
                    <w:sz w:val="18"/>
                    <w:szCs w:val="18"/>
                  </w:rPr>
                </w:rPrChange>
              </w:rPr>
            </w:pPr>
            <w:r w:rsidRPr="005C695D">
              <w:rPr>
                <w:rFonts w:eastAsia="Helvetica" w:hAnsi="Helvetica" w:cs="Helvetica"/>
                <w:color w:val="000000"/>
                <w:sz w:val="16"/>
                <w:szCs w:val="16"/>
              </w:rPr>
              <w:t>-0.2367</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69"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74646A2" w14:textId="5A9F0AE5"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70" w:author="Xolani Sibande" w:date="2023-11-29T08:28:00Z">
                  <w:rPr>
                    <w:sz w:val="18"/>
                    <w:szCs w:val="18"/>
                  </w:rPr>
                </w:rPrChange>
              </w:rPr>
            </w:pPr>
            <w:r w:rsidRPr="005C695D">
              <w:rPr>
                <w:rFonts w:eastAsia="Helvetica" w:hAnsi="Helvetica" w:cs="Helvetica"/>
                <w:color w:val="000000"/>
                <w:sz w:val="16"/>
                <w:szCs w:val="16"/>
              </w:rPr>
              <w:t>-0.2941</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71"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E108339" w14:textId="2271DDAB"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72" w:author="Xolani Sibande" w:date="2023-11-29T08:28:00Z">
                  <w:rPr>
                    <w:sz w:val="18"/>
                    <w:szCs w:val="18"/>
                  </w:rPr>
                </w:rPrChange>
              </w:rPr>
            </w:pPr>
            <w:r w:rsidRPr="005C695D">
              <w:rPr>
                <w:rFonts w:eastAsia="Helvetica" w:hAnsi="Helvetica" w:cs="Helvetica"/>
                <w:color w:val="000000"/>
                <w:sz w:val="16"/>
                <w:szCs w:val="16"/>
              </w:rPr>
              <w:t>0.0170</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73"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A8721C3" w14:textId="0551A0DF"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74" w:author="Xolani Sibande" w:date="2023-11-29T08:28:00Z">
                  <w:rPr>
                    <w:sz w:val="18"/>
                    <w:szCs w:val="18"/>
                  </w:rPr>
                </w:rPrChange>
              </w:rPr>
            </w:pPr>
            <w:r w:rsidRPr="005C695D">
              <w:rPr>
                <w:rFonts w:eastAsia="Helvetica" w:hAnsi="Helvetica" w:cs="Helvetica"/>
                <w:color w:val="000000"/>
                <w:sz w:val="16"/>
                <w:szCs w:val="16"/>
              </w:rPr>
              <w:t>-0.0703</w:t>
            </w:r>
          </w:p>
        </w:tc>
      </w:tr>
      <w:tr w:rsidR="00844B4C" w:rsidRPr="005C695D" w14:paraId="2CFA914A"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75"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443DE7" w14:textId="77777777"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676"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77"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407B6A2" w14:textId="77777777"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78"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79"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6F65E63" w14:textId="279543E2"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80" w:author="Xolani Sibande" w:date="2023-11-29T08:28:00Z">
                  <w:rPr>
                    <w:sz w:val="18"/>
                    <w:szCs w:val="18"/>
                  </w:rPr>
                </w:rPrChange>
              </w:rPr>
            </w:pPr>
            <w:r w:rsidRPr="005C695D">
              <w:rPr>
                <w:rFonts w:eastAsia="Helvetica" w:hAnsi="Helvetica" w:cs="Helvetica"/>
                <w:color w:val="000000"/>
                <w:sz w:val="16"/>
                <w:szCs w:val="16"/>
              </w:rPr>
              <w:t>(0.7184)</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81"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48FC746" w14:textId="245A09C6"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82" w:author="Xolani Sibande" w:date="2023-11-29T08:28:00Z">
                  <w:rPr>
                    <w:sz w:val="18"/>
                    <w:szCs w:val="18"/>
                  </w:rPr>
                </w:rPrChange>
              </w:rPr>
            </w:pPr>
            <w:r w:rsidRPr="005C695D">
              <w:rPr>
                <w:rFonts w:eastAsia="Helvetica" w:hAnsi="Helvetica" w:cs="Helvetica"/>
                <w:color w:val="000000"/>
                <w:sz w:val="16"/>
                <w:szCs w:val="16"/>
              </w:rPr>
              <w:t>(0.6996)</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83"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ADC6A99" w14:textId="2D35AE26"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84" w:author="Xolani Sibande" w:date="2023-11-29T08:28:00Z">
                  <w:rPr>
                    <w:sz w:val="18"/>
                    <w:szCs w:val="18"/>
                  </w:rPr>
                </w:rPrChange>
              </w:rPr>
            </w:pPr>
            <w:r w:rsidRPr="005C695D">
              <w:rPr>
                <w:rFonts w:eastAsia="Helvetica" w:hAnsi="Helvetica" w:cs="Helvetica"/>
                <w:color w:val="000000"/>
                <w:sz w:val="16"/>
                <w:szCs w:val="16"/>
              </w:rPr>
              <w:t>(0.6239)</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85"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4F242D5" w14:textId="7F66AAA3"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86" w:author="Xolani Sibande" w:date="2023-11-29T08:28:00Z">
                  <w:rPr>
                    <w:sz w:val="18"/>
                    <w:szCs w:val="18"/>
                  </w:rPr>
                </w:rPrChange>
              </w:rPr>
            </w:pPr>
            <w:r w:rsidRPr="005C695D">
              <w:rPr>
                <w:rFonts w:eastAsia="Helvetica" w:hAnsi="Helvetica" w:cs="Helvetica"/>
                <w:color w:val="000000"/>
                <w:sz w:val="16"/>
                <w:szCs w:val="16"/>
              </w:rPr>
              <w:t>(0.6501)</w:t>
            </w:r>
          </w:p>
        </w:tc>
      </w:tr>
      <w:tr w:rsidR="00844B4C" w:rsidRPr="005C695D" w14:paraId="348DCD62"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87"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3A4884B" w14:textId="67A1C3E8"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688" w:author="Xolani Sibande" w:date="2023-11-29T08:28:00Z">
                  <w:rPr>
                    <w:sz w:val="18"/>
                    <w:szCs w:val="18"/>
                  </w:rPr>
                </w:rPrChange>
              </w:rPr>
            </w:pPr>
            <m:oMathPara>
              <m:oMath>
                <m:r>
                  <m:rPr>
                    <m:sty m:val="p"/>
                  </m:rPr>
                  <w:rPr>
                    <w:rFonts w:ascii="Cambria Math" w:hAnsi="Cambria Math"/>
                    <w:sz w:val="16"/>
                    <w:szCs w:val="16"/>
                    <w:rPrChange w:id="1689" w:author="Xolani Sibande" w:date="2023-11-29T08:28:00Z">
                      <w:rPr>
                        <w:rFonts w:ascii="Cambria Math" w:hAnsi="Cambria Math"/>
                        <w:sz w:val="18"/>
                        <w:szCs w:val="18"/>
                      </w:rPr>
                    </w:rPrChange>
                  </w:rPr>
                  <m:t>Δ</m:t>
                </m:r>
                <m:r>
                  <w:del w:id="1690" w:author="Alistair Milne" w:date="2023-12-14T12:24:00Z">
                    <w:rPr>
                      <w:rFonts w:ascii="Cambria Math" w:hAnsi="Cambria Math"/>
                      <w:sz w:val="16"/>
                      <w:szCs w:val="16"/>
                      <w:rPrChange w:id="1691" w:author="Xolani Sibande" w:date="2023-11-29T08:28:00Z">
                        <w:rPr>
                          <w:rFonts w:ascii="Cambria Math" w:hAnsi="Cambria Math"/>
                          <w:sz w:val="18"/>
                          <w:szCs w:val="18"/>
                        </w:rPr>
                      </w:rPrChange>
                    </w:rPr>
                    <m:t>Deman</m:t>
                  </w:del>
                </m:r>
                <m:sSub>
                  <m:sSubPr>
                    <m:ctrlPr>
                      <w:rPr>
                        <w:rFonts w:ascii="Cambria Math" w:hAnsi="Cambria Math"/>
                        <w:sz w:val="16"/>
                        <w:szCs w:val="16"/>
                      </w:rPr>
                    </m:ctrlPr>
                  </m:sSubPr>
                  <m:e>
                    <m:r>
                      <w:del w:id="1692" w:author="Alistair Milne" w:date="2023-12-14T12:24:00Z">
                        <w:rPr>
                          <w:rFonts w:ascii="Cambria Math" w:hAnsi="Cambria Math"/>
                          <w:sz w:val="16"/>
                          <w:szCs w:val="16"/>
                          <w:rPrChange w:id="1693" w:author="Xolani Sibande" w:date="2023-11-29T08:28:00Z">
                            <w:rPr>
                              <w:rFonts w:ascii="Cambria Math" w:hAnsi="Cambria Math"/>
                              <w:sz w:val="18"/>
                              <w:szCs w:val="18"/>
                            </w:rPr>
                          </w:rPrChange>
                        </w:rPr>
                        <m:t>d</m:t>
                      </w:del>
                    </m:r>
                    <m:r>
                      <w:ins w:id="1694" w:author="Alistair Milne" w:date="2023-12-14T12:24:00Z">
                        <w:rPr>
                          <w:rFonts w:ascii="Cambria Math" w:hAnsi="Cambria Math"/>
                          <w:sz w:val="16"/>
                          <w:szCs w:val="16"/>
                        </w:rPr>
                        <m:t>IntMargin</m:t>
                      </w:ins>
                    </m:r>
                  </m:e>
                  <m:sub>
                    <m:r>
                      <w:rPr>
                        <w:rFonts w:ascii="Cambria Math" w:hAnsi="Cambria Math"/>
                        <w:sz w:val="16"/>
                        <w:szCs w:val="16"/>
                        <w:rPrChange w:id="1695" w:author="Xolani Sibande" w:date="2023-11-29T08:28:00Z">
                          <w:rPr>
                            <w:rFonts w:ascii="Cambria Math" w:hAnsi="Cambria Math"/>
                            <w:sz w:val="18"/>
                            <w:szCs w:val="18"/>
                          </w:rPr>
                        </w:rPrChange>
                      </w:rPr>
                      <m:t>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96"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A0D78DD" w14:textId="77777777"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97"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698"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1E2AB65" w14:textId="77777777"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699"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00"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FD63E4D" w14:textId="20AD3052"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01" w:author="Xolani Sibande" w:date="2023-11-29T08:28:00Z">
                  <w:rPr>
                    <w:sz w:val="18"/>
                    <w:szCs w:val="18"/>
                  </w:rPr>
                </w:rPrChange>
              </w:rPr>
            </w:pPr>
            <w:r w:rsidRPr="005C695D">
              <w:rPr>
                <w:rFonts w:eastAsia="Helvetica" w:hAnsi="Helvetica" w:cs="Helvetica"/>
                <w:color w:val="000000"/>
                <w:sz w:val="16"/>
                <w:szCs w:val="16"/>
              </w:rPr>
              <w:t>0.0082*</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02"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920C625" w14:textId="77777777"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03" w:author="Xolani Sibande" w:date="2023-11-29T08:28:00Z">
                  <w:rPr>
                    <w:sz w:val="18"/>
                    <w:szCs w:val="18"/>
                  </w:rPr>
                </w:rPrChange>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04"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95E5FCA" w14:textId="2F236C11"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05" w:author="Xolani Sibande" w:date="2023-11-29T08:28:00Z">
                  <w:rPr>
                    <w:sz w:val="18"/>
                    <w:szCs w:val="18"/>
                  </w:rPr>
                </w:rPrChange>
              </w:rPr>
            </w:pPr>
            <w:r w:rsidRPr="005C695D">
              <w:rPr>
                <w:rFonts w:eastAsia="Helvetica" w:hAnsi="Helvetica" w:cs="Helvetica"/>
                <w:color w:val="000000"/>
                <w:sz w:val="16"/>
                <w:szCs w:val="16"/>
              </w:rPr>
              <w:t>0.0167***</w:t>
            </w:r>
          </w:p>
        </w:tc>
      </w:tr>
      <w:tr w:rsidR="00844B4C" w:rsidRPr="005C695D" w14:paraId="7DC43725"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06"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F0CEBF6" w14:textId="77777777"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707"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08"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DC52185" w14:textId="77777777"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09"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10"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EA3CD66" w14:textId="77777777"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11"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12"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D0B930E" w14:textId="7CF59D71"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13" w:author="Xolani Sibande" w:date="2023-11-29T08:28:00Z">
                  <w:rPr>
                    <w:sz w:val="18"/>
                    <w:szCs w:val="18"/>
                  </w:rPr>
                </w:rPrChange>
              </w:rPr>
            </w:pPr>
            <w:r w:rsidRPr="005C695D">
              <w:rPr>
                <w:rFonts w:eastAsia="Helvetica" w:hAnsi="Helvetica" w:cs="Helvetica"/>
                <w:color w:val="000000"/>
                <w:sz w:val="16"/>
                <w:szCs w:val="16"/>
              </w:rPr>
              <w:t>(0.0044)</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14"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0154120" w14:textId="77777777"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15" w:author="Xolani Sibande" w:date="2023-11-29T08:28:00Z">
                  <w:rPr>
                    <w:sz w:val="18"/>
                    <w:szCs w:val="18"/>
                  </w:rPr>
                </w:rPrChange>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16"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A703594" w14:textId="75A5ED03"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17" w:author="Xolani Sibande" w:date="2023-11-29T08:28:00Z">
                  <w:rPr>
                    <w:sz w:val="18"/>
                    <w:szCs w:val="18"/>
                  </w:rPr>
                </w:rPrChange>
              </w:rPr>
            </w:pPr>
            <w:r w:rsidRPr="005C695D">
              <w:rPr>
                <w:rFonts w:eastAsia="Helvetica" w:hAnsi="Helvetica" w:cs="Helvetica"/>
                <w:color w:val="000000"/>
                <w:sz w:val="16"/>
                <w:szCs w:val="16"/>
              </w:rPr>
              <w:t>(0.0050)</w:t>
            </w:r>
          </w:p>
        </w:tc>
      </w:tr>
      <w:tr w:rsidR="00844B4C" w:rsidRPr="005C695D" w14:paraId="5BB4AE50"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18"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B84721C" w14:textId="77777777"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719" w:author="Xolani Sibande" w:date="2023-11-29T08:28:00Z">
                  <w:rPr>
                    <w:sz w:val="18"/>
                    <w:szCs w:val="18"/>
                  </w:rPr>
                </w:rPrChange>
              </w:rPr>
            </w:pPr>
            <m:oMathPara>
              <m:oMath>
                <m:r>
                  <w:rPr>
                    <w:rFonts w:ascii="Cambria Math" w:hAnsi="Cambria Math"/>
                    <w:sz w:val="16"/>
                    <w:szCs w:val="16"/>
                    <w:rPrChange w:id="1720" w:author="Xolani Sibande" w:date="2023-11-29T08:28: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1721" w:author="Xolani Sibande" w:date="2023-11-29T08:28:00Z">
                          <w:rPr>
                            <w:rFonts w:ascii="Cambria Math" w:hAnsi="Cambria Math"/>
                            <w:sz w:val="18"/>
                            <w:szCs w:val="18"/>
                          </w:rPr>
                        </w:rPrChange>
                      </w:rPr>
                      <m:t>A</m:t>
                    </m:r>
                  </m:e>
                  <m:sub>
                    <m:r>
                      <w:rPr>
                        <w:rFonts w:ascii="Cambria Math" w:hAnsi="Cambria Math"/>
                        <w:sz w:val="16"/>
                        <w:szCs w:val="16"/>
                        <w:rPrChange w:id="1722" w:author="Xolani Sibande" w:date="2023-11-29T08:28:00Z">
                          <w:rPr>
                            <w:rFonts w:ascii="Cambria Math" w:hAnsi="Cambria Math"/>
                            <w:sz w:val="18"/>
                            <w:szCs w:val="18"/>
                          </w:rPr>
                        </w:rPrChange>
                      </w:rPr>
                      <m: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23"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31A9D1F" w14:textId="77777777"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24"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25"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F0A9F54" w14:textId="77777777"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26"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27"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58F3707" w14:textId="77777777"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28" w:author="Xolani Sibande" w:date="2023-11-29T08:28:00Z">
                  <w:rPr>
                    <w:sz w:val="18"/>
                    <w:szCs w:val="18"/>
                  </w:rPr>
                </w:rPrChange>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29"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23ED565" w14:textId="79827AC1"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30" w:author="Xolani Sibande" w:date="2023-11-29T08:28:00Z">
                  <w:rPr>
                    <w:sz w:val="18"/>
                    <w:szCs w:val="18"/>
                  </w:rPr>
                </w:rPrChange>
              </w:rPr>
            </w:pPr>
            <w:r w:rsidRPr="005C695D">
              <w:rPr>
                <w:rFonts w:eastAsia="Helvetica" w:hAnsi="Helvetica" w:cs="Helvetica"/>
                <w:color w:val="000000"/>
                <w:sz w:val="16"/>
                <w:szCs w:val="16"/>
              </w:rPr>
              <w:t>4.3763***</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31"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F8D52F8" w14:textId="1DAC4942"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32" w:author="Xolani Sibande" w:date="2023-11-29T08:28:00Z">
                  <w:rPr>
                    <w:sz w:val="18"/>
                    <w:szCs w:val="18"/>
                  </w:rPr>
                </w:rPrChange>
              </w:rPr>
            </w:pPr>
            <w:r w:rsidRPr="005C695D">
              <w:rPr>
                <w:rFonts w:eastAsia="Helvetica" w:hAnsi="Helvetica" w:cs="Helvetica"/>
                <w:color w:val="000000"/>
                <w:sz w:val="16"/>
                <w:szCs w:val="16"/>
              </w:rPr>
              <w:t>4.5737***</w:t>
            </w:r>
          </w:p>
        </w:tc>
      </w:tr>
      <w:tr w:rsidR="00844B4C" w:rsidRPr="005C695D" w14:paraId="2DFAC577"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33"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D901212" w14:textId="77777777"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734"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35"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1222AA" w14:textId="77777777"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36"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37"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1C8C3B3" w14:textId="77777777"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38"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39"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E08921A" w14:textId="77777777"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40" w:author="Xolani Sibande" w:date="2023-11-29T08:28:00Z">
                  <w:rPr>
                    <w:sz w:val="18"/>
                    <w:szCs w:val="18"/>
                  </w:rPr>
                </w:rPrChange>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41"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9D9D4BF" w14:textId="7583284A"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42" w:author="Xolani Sibande" w:date="2023-11-29T08:28:00Z">
                  <w:rPr>
                    <w:sz w:val="18"/>
                    <w:szCs w:val="18"/>
                  </w:rPr>
                </w:rPrChange>
              </w:rPr>
            </w:pPr>
            <w:r w:rsidRPr="005C695D">
              <w:rPr>
                <w:rFonts w:eastAsia="Helvetica" w:hAnsi="Helvetica" w:cs="Helvetica"/>
                <w:color w:val="000000"/>
                <w:sz w:val="16"/>
                <w:szCs w:val="16"/>
              </w:rPr>
              <w:t>(1.3114)</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43"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4C39368" w14:textId="43AD8B61" w:rsidR="00844B4C" w:rsidRPr="005C695D" w:rsidRDefault="00844B4C"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44" w:author="Xolani Sibande" w:date="2023-11-29T08:28:00Z">
                  <w:rPr>
                    <w:sz w:val="18"/>
                    <w:szCs w:val="18"/>
                  </w:rPr>
                </w:rPrChange>
              </w:rPr>
            </w:pPr>
            <w:r w:rsidRPr="005C695D">
              <w:rPr>
                <w:rFonts w:eastAsia="Helvetica" w:hAnsi="Helvetica" w:cs="Helvetica"/>
                <w:color w:val="000000"/>
                <w:sz w:val="16"/>
                <w:szCs w:val="16"/>
              </w:rPr>
              <w:t>(1.3986)</w:t>
            </w:r>
          </w:p>
        </w:tc>
      </w:tr>
      <w:tr w:rsidR="00F24463" w:rsidRPr="005C695D" w14:paraId="29392A0F"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45"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876210E" w14:textId="77777777"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746" w:author="Xolani Sibande" w:date="2023-11-29T08:28:00Z">
                  <w:rPr>
                    <w:sz w:val="18"/>
                    <w:szCs w:val="18"/>
                  </w:rPr>
                </w:rPrChange>
              </w:rPr>
            </w:pPr>
            <m:oMathPara>
              <m:oMath>
                <m:r>
                  <w:rPr>
                    <w:rFonts w:ascii="Cambria Math" w:hAnsi="Cambria Math"/>
                    <w:sz w:val="16"/>
                    <w:szCs w:val="16"/>
                    <w:rPrChange w:id="1747" w:author="Xolani Sibande" w:date="2023-11-29T08:28: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1748" w:author="Xolani Sibande" w:date="2023-11-29T08:28:00Z">
                          <w:rPr>
                            <w:rFonts w:ascii="Cambria Math" w:hAnsi="Cambria Math"/>
                            <w:sz w:val="18"/>
                            <w:szCs w:val="18"/>
                          </w:rPr>
                        </w:rPrChange>
                      </w:rPr>
                      <m:t>E</m:t>
                    </m:r>
                  </m:e>
                  <m:sub>
                    <m:r>
                      <w:rPr>
                        <w:rFonts w:ascii="Cambria Math" w:hAnsi="Cambria Math"/>
                        <w:sz w:val="16"/>
                        <w:szCs w:val="16"/>
                        <w:rPrChange w:id="1749" w:author="Xolani Sibande" w:date="2023-11-29T08:28:00Z">
                          <w:rPr>
                            <w:rFonts w:ascii="Cambria Math" w:hAnsi="Cambria Math"/>
                            <w:sz w:val="18"/>
                            <w:szCs w:val="18"/>
                          </w:rPr>
                        </w:rPrChange>
                      </w:rPr>
                      <m: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50"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6DEB9C1" w14:textId="77777777"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51"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52"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988E646" w14:textId="77777777"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53"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54"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3F6D802" w14:textId="77777777"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55" w:author="Xolani Sibande" w:date="2023-11-29T08:28:00Z">
                  <w:rPr>
                    <w:sz w:val="18"/>
                    <w:szCs w:val="18"/>
                  </w:rPr>
                </w:rPrChange>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56"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FC990A2" w14:textId="73C8E2AD"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57" w:author="Xolani Sibande" w:date="2023-11-29T08:28:00Z">
                  <w:rPr>
                    <w:sz w:val="18"/>
                    <w:szCs w:val="18"/>
                  </w:rPr>
                </w:rPrChange>
              </w:rPr>
            </w:pPr>
            <w:r w:rsidRPr="005C695D">
              <w:rPr>
                <w:rFonts w:eastAsia="Helvetica" w:hAnsi="Helvetica" w:cs="Helvetica"/>
                <w:color w:val="000000"/>
                <w:sz w:val="16"/>
                <w:szCs w:val="16"/>
              </w:rPr>
              <w:t>-0.2096***</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58"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2BE4A68" w14:textId="7CACE9E6"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59" w:author="Xolani Sibande" w:date="2023-11-29T08:28:00Z">
                  <w:rPr>
                    <w:sz w:val="18"/>
                    <w:szCs w:val="18"/>
                  </w:rPr>
                </w:rPrChange>
              </w:rPr>
            </w:pPr>
            <w:r w:rsidRPr="005C695D">
              <w:rPr>
                <w:rFonts w:eastAsia="Helvetica" w:hAnsi="Helvetica" w:cs="Helvetica"/>
                <w:color w:val="000000"/>
                <w:sz w:val="16"/>
                <w:szCs w:val="16"/>
              </w:rPr>
              <w:t>-0.2190***</w:t>
            </w:r>
          </w:p>
        </w:tc>
      </w:tr>
      <w:tr w:rsidR="00F24463" w:rsidRPr="005C695D" w14:paraId="61FF490C"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60"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10F56B9" w14:textId="77777777"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761"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62"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47E9F72" w14:textId="77777777"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63"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64"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8B7A0A5" w14:textId="77777777"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65"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66"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79AB7AE" w14:textId="77777777"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67" w:author="Xolani Sibande" w:date="2023-11-29T08:28:00Z">
                  <w:rPr>
                    <w:sz w:val="18"/>
                    <w:szCs w:val="18"/>
                  </w:rPr>
                </w:rPrChange>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68"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5854A9B" w14:textId="109621DB"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69" w:author="Xolani Sibande" w:date="2023-11-29T08:28:00Z">
                  <w:rPr>
                    <w:sz w:val="18"/>
                    <w:szCs w:val="18"/>
                  </w:rPr>
                </w:rPrChange>
              </w:rPr>
            </w:pPr>
            <w:r w:rsidRPr="005C695D">
              <w:rPr>
                <w:rFonts w:eastAsia="Helvetica" w:hAnsi="Helvetica" w:cs="Helvetica"/>
                <w:color w:val="000000"/>
                <w:sz w:val="16"/>
                <w:szCs w:val="16"/>
              </w:rPr>
              <w:t>(0.0735)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70"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58BDF39" w14:textId="6A9D876D"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71" w:author="Xolani Sibande" w:date="2023-11-29T08:28:00Z">
                  <w:rPr>
                    <w:sz w:val="18"/>
                    <w:szCs w:val="18"/>
                  </w:rPr>
                </w:rPrChange>
              </w:rPr>
            </w:pPr>
            <w:r w:rsidRPr="005C695D">
              <w:rPr>
                <w:rFonts w:eastAsia="Helvetica" w:hAnsi="Helvetica" w:cs="Helvetica"/>
                <w:color w:val="000000"/>
                <w:sz w:val="16"/>
                <w:szCs w:val="16"/>
              </w:rPr>
              <w:t>(0.0783)</w:t>
            </w:r>
          </w:p>
        </w:tc>
      </w:tr>
      <w:tr w:rsidR="00F24463" w:rsidRPr="005C695D" w14:paraId="3DA35AA9"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72"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9A24C2B" w14:textId="77777777"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773" w:author="Xolani Sibande" w:date="2023-11-29T08:28:00Z">
                  <w:rPr>
                    <w:sz w:val="18"/>
                    <w:szCs w:val="18"/>
                  </w:rPr>
                </w:rPrChange>
              </w:rPr>
            </w:pPr>
            <m:oMathPara>
              <m:oMath>
                <m:r>
                  <w:rPr>
                    <w:rFonts w:ascii="Cambria Math" w:hAnsi="Cambria Math"/>
                    <w:sz w:val="16"/>
                    <w:szCs w:val="16"/>
                    <w:rPrChange w:id="1774" w:author="Xolani Sibande" w:date="2023-11-29T08:28:00Z">
                      <w:rPr>
                        <w:rFonts w:ascii="Cambria Math" w:hAnsi="Cambria Math"/>
                        <w:sz w:val="18"/>
                        <w:szCs w:val="18"/>
                      </w:rPr>
                    </w:rPrChange>
                  </w:rPr>
                  <m:t>Liquidit</m:t>
                </m:r>
                <m:sSub>
                  <m:sSubPr>
                    <m:ctrlPr>
                      <w:rPr>
                        <w:rFonts w:ascii="Cambria Math" w:hAnsi="Cambria Math"/>
                        <w:sz w:val="16"/>
                        <w:szCs w:val="16"/>
                      </w:rPr>
                    </m:ctrlPr>
                  </m:sSubPr>
                  <m:e>
                    <m:r>
                      <w:rPr>
                        <w:rFonts w:ascii="Cambria Math" w:hAnsi="Cambria Math"/>
                        <w:sz w:val="16"/>
                        <w:szCs w:val="16"/>
                        <w:rPrChange w:id="1775" w:author="Xolani Sibande" w:date="2023-11-29T08:28:00Z">
                          <w:rPr>
                            <w:rFonts w:ascii="Cambria Math" w:hAnsi="Cambria Math"/>
                            <w:sz w:val="18"/>
                            <w:szCs w:val="18"/>
                          </w:rPr>
                        </w:rPrChange>
                      </w:rPr>
                      <m:t>y</m:t>
                    </m:r>
                  </m:e>
                  <m:sub>
                    <m:r>
                      <w:rPr>
                        <w:rFonts w:ascii="Cambria Math" w:hAnsi="Cambria Math"/>
                        <w:sz w:val="16"/>
                        <w:szCs w:val="16"/>
                        <w:rPrChange w:id="1776" w:author="Xolani Sibande" w:date="2023-11-29T08:28:00Z">
                          <w:rPr>
                            <w:rFonts w:ascii="Cambria Math" w:hAnsi="Cambria Math"/>
                            <w:sz w:val="18"/>
                            <w:szCs w:val="18"/>
                          </w:rPr>
                        </w:rPrChange>
                      </w:rPr>
                      <m: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77"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250DC4D" w14:textId="77777777"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78"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79"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3201ECE" w14:textId="77777777"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80"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81"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24AC4D1" w14:textId="77777777"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82" w:author="Xolani Sibande" w:date="2023-11-29T08:28:00Z">
                  <w:rPr>
                    <w:sz w:val="18"/>
                    <w:szCs w:val="18"/>
                  </w:rPr>
                </w:rPrChange>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83"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96D59C4" w14:textId="38615BA1"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84" w:author="Xolani Sibande" w:date="2023-11-29T08:28:00Z">
                  <w:rPr>
                    <w:sz w:val="18"/>
                    <w:szCs w:val="18"/>
                  </w:rPr>
                </w:rPrChange>
              </w:rPr>
            </w:pPr>
            <w:r w:rsidRPr="005C695D">
              <w:rPr>
                <w:rFonts w:eastAsia="Helvetica" w:hAnsi="Helvetica" w:cs="Helvetica"/>
                <w:color w:val="000000"/>
                <w:sz w:val="16"/>
                <w:szCs w:val="16"/>
              </w:rPr>
              <w:t>-0.0326***</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85"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319BE38" w14:textId="0A051312"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86" w:author="Xolani Sibande" w:date="2023-11-29T08:28:00Z">
                  <w:rPr>
                    <w:sz w:val="18"/>
                    <w:szCs w:val="18"/>
                  </w:rPr>
                </w:rPrChange>
              </w:rPr>
            </w:pPr>
            <w:r w:rsidRPr="005C695D">
              <w:rPr>
                <w:rFonts w:eastAsia="Helvetica" w:hAnsi="Helvetica" w:cs="Helvetica"/>
                <w:color w:val="000000"/>
                <w:sz w:val="16"/>
                <w:szCs w:val="16"/>
              </w:rPr>
              <w:t>-0.0385***</w:t>
            </w:r>
          </w:p>
        </w:tc>
      </w:tr>
      <w:tr w:rsidR="00F24463" w:rsidRPr="005C695D" w14:paraId="5A558B4B" w14:textId="77777777" w:rsidTr="00A12FCA">
        <w:trPr>
          <w:trHeight w:hRule="exact" w:val="340"/>
        </w:trPr>
        <w:tc>
          <w:tcPr>
            <w:tcW w:w="8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787" w:author="Xolani Sibande" w:date="2023-11-29T09:22:00Z">
              <w:tcPr>
                <w:tcW w:w="8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ED9EA06" w14:textId="77777777"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788" w:author="Xolani Sibande" w:date="2023-11-29T08:28:00Z">
                  <w:rPr>
                    <w:sz w:val="18"/>
                    <w:szCs w:val="18"/>
                  </w:rPr>
                </w:rPrChange>
              </w:rPr>
            </w:pP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789" w:author="Xolani Sibande" w:date="2023-11-29T09:22:00Z">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8F3BFD8" w14:textId="77777777"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90" w:author="Xolani Sibande" w:date="2023-11-29T08:28:00Z">
                  <w:rPr>
                    <w:sz w:val="18"/>
                    <w:szCs w:val="18"/>
                  </w:rPr>
                </w:rPrChange>
              </w:rPr>
            </w:pP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791" w:author="Xolani Sibande" w:date="2023-11-29T09:22:00Z">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A13AF3D" w14:textId="77777777"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92" w:author="Xolani Sibande" w:date="2023-11-29T08:28:00Z">
                  <w:rPr>
                    <w:sz w:val="18"/>
                    <w:szCs w:val="18"/>
                  </w:rPr>
                </w:rPrChange>
              </w:rPr>
            </w:pP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793" w:author="Xolani Sibande" w:date="2023-11-29T09:22:00Z">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03694F8" w14:textId="77777777"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94" w:author="Xolani Sibande" w:date="2023-11-29T08:28:00Z">
                  <w:rPr>
                    <w:sz w:val="18"/>
                    <w:szCs w:val="18"/>
                  </w:rPr>
                </w:rPrChange>
              </w:rPr>
            </w:pP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795" w:author="Xolani Sibande" w:date="2023-11-29T09:22:00Z">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8FDD7D0" w14:textId="7FB95C5F"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96" w:author="Xolani Sibande" w:date="2023-11-29T08:28:00Z">
                  <w:rPr>
                    <w:sz w:val="18"/>
                    <w:szCs w:val="18"/>
                  </w:rPr>
                </w:rPrChange>
              </w:rPr>
            </w:pPr>
            <w:r w:rsidRPr="005C695D">
              <w:rPr>
                <w:rFonts w:eastAsia="Helvetica" w:hAnsi="Helvetica" w:cs="Helvetica"/>
                <w:color w:val="000000"/>
                <w:sz w:val="16"/>
                <w:szCs w:val="16"/>
              </w:rPr>
              <w:t>(0.0086)</w:t>
            </w: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797" w:author="Xolani Sibande" w:date="2023-11-29T09:22:00Z">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D4D5228" w14:textId="0519A99E" w:rsidR="00F24463" w:rsidRPr="005C695D" w:rsidRDefault="00F2446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798" w:author="Xolani Sibande" w:date="2023-11-29T08:28:00Z">
                  <w:rPr>
                    <w:sz w:val="18"/>
                    <w:szCs w:val="18"/>
                  </w:rPr>
                </w:rPrChange>
              </w:rPr>
            </w:pPr>
            <w:r w:rsidRPr="005C695D">
              <w:rPr>
                <w:rFonts w:eastAsia="Helvetica" w:hAnsi="Helvetica" w:cs="Helvetica"/>
                <w:color w:val="000000"/>
                <w:sz w:val="16"/>
                <w:szCs w:val="16"/>
              </w:rPr>
              <w:t>(0.0101)</w:t>
            </w:r>
          </w:p>
        </w:tc>
      </w:tr>
      <w:tr w:rsidR="00370EF6" w:rsidRPr="005C695D" w14:paraId="47B5C3E2" w14:textId="77777777" w:rsidTr="00A12FCA">
        <w:trPr>
          <w:trHeight w:hRule="exact" w:val="340"/>
        </w:trPr>
        <w:tc>
          <w:tcPr>
            <w:tcW w:w="8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799" w:author="Xolani Sibande" w:date="2023-11-29T09:22:00Z">
              <w:tcPr>
                <w:tcW w:w="8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ECD9005"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800" w:author="Xolani Sibande" w:date="2023-11-29T08:28:00Z">
                  <w:rPr>
                    <w:sz w:val="18"/>
                    <w:szCs w:val="18"/>
                  </w:rPr>
                </w:rPrChange>
              </w:rPr>
            </w:pPr>
            <w:r w:rsidRPr="005C695D">
              <w:rPr>
                <w:rFonts w:eastAsia="Helvetica" w:hAnsi="Helvetica" w:cs="Helvetica"/>
                <w:color w:val="000000"/>
                <w:sz w:val="16"/>
                <w:szCs w:val="16"/>
                <w:rPrChange w:id="1801" w:author="Xolani Sibande" w:date="2023-11-29T08:28:00Z">
                  <w:rPr>
                    <w:rFonts w:eastAsia="Helvetica" w:hAnsi="Helvetica" w:cs="Helvetica"/>
                    <w:color w:val="000000"/>
                    <w:sz w:val="18"/>
                    <w:szCs w:val="18"/>
                  </w:rPr>
                </w:rPrChange>
              </w:rPr>
              <w:t>Num.Obs.</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02" w:author="Xolani Sibande" w:date="2023-11-29T09:22:00Z">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F1AC624"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03" w:author="Xolani Sibande" w:date="2023-11-29T08:28:00Z">
                  <w:rPr>
                    <w:sz w:val="18"/>
                    <w:szCs w:val="18"/>
                  </w:rPr>
                </w:rPrChange>
              </w:rPr>
            </w:pPr>
            <w:r w:rsidRPr="005C695D">
              <w:rPr>
                <w:rFonts w:eastAsia="Helvetica" w:hAnsi="Helvetica" w:cs="Helvetica"/>
                <w:color w:val="000000"/>
                <w:sz w:val="16"/>
                <w:szCs w:val="16"/>
                <w:rPrChange w:id="1804" w:author="Xolani Sibande" w:date="2023-11-29T08:28:00Z">
                  <w:rPr>
                    <w:rFonts w:eastAsia="Helvetica" w:hAnsi="Helvetica" w:cs="Helvetica"/>
                    <w:color w:val="000000"/>
                    <w:sz w:val="18"/>
                    <w:szCs w:val="18"/>
                  </w:rPr>
                </w:rPrChange>
              </w:rPr>
              <w:t>372</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05" w:author="Xolani Sibande" w:date="2023-11-29T09:22:00Z">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1302101"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06" w:author="Xolani Sibande" w:date="2023-11-29T08:28:00Z">
                  <w:rPr>
                    <w:sz w:val="18"/>
                    <w:szCs w:val="18"/>
                  </w:rPr>
                </w:rPrChange>
              </w:rPr>
            </w:pPr>
            <w:r w:rsidRPr="005C695D">
              <w:rPr>
                <w:rFonts w:eastAsia="Helvetica" w:hAnsi="Helvetica" w:cs="Helvetica"/>
                <w:color w:val="000000"/>
                <w:sz w:val="16"/>
                <w:szCs w:val="16"/>
                <w:rPrChange w:id="1807" w:author="Xolani Sibande" w:date="2023-11-29T08:28:00Z">
                  <w:rPr>
                    <w:rFonts w:eastAsia="Helvetica" w:hAnsi="Helvetica" w:cs="Helvetica"/>
                    <w:color w:val="000000"/>
                    <w:sz w:val="18"/>
                    <w:szCs w:val="18"/>
                  </w:rPr>
                </w:rPrChange>
              </w:rPr>
              <w:t>372</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08" w:author="Xolani Sibande" w:date="2023-11-29T09:22:00Z">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E6EF99B"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09" w:author="Xolani Sibande" w:date="2023-11-29T08:28:00Z">
                  <w:rPr>
                    <w:sz w:val="18"/>
                    <w:szCs w:val="18"/>
                  </w:rPr>
                </w:rPrChange>
              </w:rPr>
            </w:pPr>
            <w:r w:rsidRPr="005C695D">
              <w:rPr>
                <w:rFonts w:eastAsia="Helvetica" w:hAnsi="Helvetica" w:cs="Helvetica"/>
                <w:color w:val="000000"/>
                <w:sz w:val="16"/>
                <w:szCs w:val="16"/>
                <w:rPrChange w:id="1810" w:author="Xolani Sibande" w:date="2023-11-29T08:28:00Z">
                  <w:rPr>
                    <w:rFonts w:eastAsia="Helvetica" w:hAnsi="Helvetica" w:cs="Helvetica"/>
                    <w:color w:val="000000"/>
                    <w:sz w:val="18"/>
                    <w:szCs w:val="18"/>
                  </w:rPr>
                </w:rPrChange>
              </w:rPr>
              <w:t>364</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11" w:author="Xolani Sibande" w:date="2023-11-29T09:22:00Z">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26A8BC5"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12" w:author="Xolani Sibande" w:date="2023-11-29T08:28:00Z">
                  <w:rPr>
                    <w:sz w:val="18"/>
                    <w:szCs w:val="18"/>
                  </w:rPr>
                </w:rPrChange>
              </w:rPr>
            </w:pPr>
            <w:r w:rsidRPr="005C695D">
              <w:rPr>
                <w:rFonts w:eastAsia="Helvetica" w:hAnsi="Helvetica" w:cs="Helvetica"/>
                <w:color w:val="000000"/>
                <w:sz w:val="16"/>
                <w:szCs w:val="16"/>
                <w:rPrChange w:id="1813" w:author="Xolani Sibande" w:date="2023-11-29T08:28:00Z">
                  <w:rPr>
                    <w:rFonts w:eastAsia="Helvetica" w:hAnsi="Helvetica" w:cs="Helvetica"/>
                    <w:color w:val="000000"/>
                    <w:sz w:val="18"/>
                    <w:szCs w:val="18"/>
                  </w:rPr>
                </w:rPrChange>
              </w:rPr>
              <w:t>368</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14" w:author="Xolani Sibande" w:date="2023-11-29T09:22:00Z">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C80E3F4"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15" w:author="Xolani Sibande" w:date="2023-11-29T08:28:00Z">
                  <w:rPr>
                    <w:sz w:val="18"/>
                    <w:szCs w:val="18"/>
                  </w:rPr>
                </w:rPrChange>
              </w:rPr>
            </w:pPr>
            <w:r w:rsidRPr="005C695D">
              <w:rPr>
                <w:rFonts w:eastAsia="Helvetica" w:hAnsi="Helvetica" w:cs="Helvetica"/>
                <w:color w:val="000000"/>
                <w:sz w:val="16"/>
                <w:szCs w:val="16"/>
                <w:rPrChange w:id="1816" w:author="Xolani Sibande" w:date="2023-11-29T08:28:00Z">
                  <w:rPr>
                    <w:rFonts w:eastAsia="Helvetica" w:hAnsi="Helvetica" w:cs="Helvetica"/>
                    <w:color w:val="000000"/>
                    <w:sz w:val="18"/>
                    <w:szCs w:val="18"/>
                  </w:rPr>
                </w:rPrChange>
              </w:rPr>
              <w:t>360</w:t>
            </w:r>
          </w:p>
        </w:tc>
      </w:tr>
      <w:tr w:rsidR="00A306D7" w:rsidRPr="005C695D" w14:paraId="7BC0D0DE"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17"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3289071" w14:textId="77777777" w:rsidR="00A306D7" w:rsidRPr="005C695D" w:rsidRDefault="00A306D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818" w:author="Xolani Sibande" w:date="2023-11-29T08:28:00Z">
                  <w:rPr>
                    <w:sz w:val="18"/>
                    <w:szCs w:val="18"/>
                  </w:rPr>
                </w:rPrChange>
              </w:rPr>
            </w:pPr>
            <w:r w:rsidRPr="005C695D">
              <w:rPr>
                <w:rFonts w:eastAsia="Helvetica" w:hAnsi="Helvetica" w:cs="Helvetica"/>
                <w:color w:val="000000"/>
                <w:sz w:val="16"/>
                <w:szCs w:val="16"/>
                <w:rPrChange w:id="1819" w:author="Xolani Sibande" w:date="2023-11-29T08:28:00Z">
                  <w:rPr>
                    <w:rFonts w:eastAsia="Helvetica" w:hAnsi="Helvetica" w:cs="Helvetica"/>
                    <w:color w:val="000000"/>
                    <w:sz w:val="18"/>
                    <w:szCs w:val="18"/>
                  </w:rPr>
                </w:rPrChange>
              </w:rPr>
              <w:t>Adj.R squared</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20"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63A02A2" w14:textId="448CC4AD" w:rsidR="00A306D7" w:rsidRPr="005C695D" w:rsidRDefault="00A306D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21" w:author="Xolani Sibande" w:date="2023-11-29T08:28:00Z">
                  <w:rPr>
                    <w:sz w:val="18"/>
                    <w:szCs w:val="18"/>
                  </w:rPr>
                </w:rPrChange>
              </w:rPr>
            </w:pPr>
            <w:r w:rsidRPr="005C695D">
              <w:rPr>
                <w:rFonts w:eastAsia="Helvetica" w:hAnsi="Helvetica" w:cs="Helvetica"/>
                <w:color w:val="000000"/>
                <w:sz w:val="16"/>
                <w:szCs w:val="16"/>
              </w:rPr>
              <w:t>0.10</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22"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A83FAE9" w14:textId="6761F61D" w:rsidR="00A306D7" w:rsidRPr="005C695D" w:rsidRDefault="00A306D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23" w:author="Xolani Sibande" w:date="2023-11-29T08:28:00Z">
                  <w:rPr>
                    <w:sz w:val="18"/>
                    <w:szCs w:val="18"/>
                  </w:rPr>
                </w:rPrChange>
              </w:rPr>
            </w:pPr>
            <w:r w:rsidRPr="005C695D">
              <w:rPr>
                <w:rFonts w:eastAsia="Helvetica" w:hAnsi="Helvetica" w:cs="Helvetica"/>
                <w:color w:val="000000"/>
                <w:sz w:val="16"/>
                <w:szCs w:val="16"/>
              </w:rPr>
              <w:t>0.10</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24"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43D925E" w14:textId="342BAB80" w:rsidR="00A306D7" w:rsidRPr="005C695D" w:rsidRDefault="00A306D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25" w:author="Xolani Sibande" w:date="2023-11-29T08:28:00Z">
                  <w:rPr>
                    <w:sz w:val="18"/>
                    <w:szCs w:val="18"/>
                  </w:rPr>
                </w:rPrChange>
              </w:rPr>
            </w:pPr>
            <w:r w:rsidRPr="005C695D">
              <w:rPr>
                <w:rFonts w:eastAsia="Helvetica" w:hAnsi="Helvetica" w:cs="Helvetica"/>
                <w:color w:val="000000"/>
                <w:sz w:val="16"/>
                <w:szCs w:val="16"/>
              </w:rPr>
              <w:t>0.11</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26"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924CBD6" w14:textId="0A5F15BC" w:rsidR="00A306D7" w:rsidRPr="005C695D" w:rsidRDefault="00A306D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27" w:author="Xolani Sibande" w:date="2023-11-29T08:28:00Z">
                  <w:rPr>
                    <w:sz w:val="18"/>
                    <w:szCs w:val="18"/>
                  </w:rPr>
                </w:rPrChange>
              </w:rPr>
            </w:pPr>
            <w:r w:rsidRPr="005C695D">
              <w:rPr>
                <w:rFonts w:eastAsia="Helvetica" w:hAnsi="Helvetica" w:cs="Helvetica"/>
                <w:color w:val="000000"/>
                <w:sz w:val="16"/>
                <w:szCs w:val="16"/>
              </w:rPr>
              <w:t>0.15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28"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3AC803F" w14:textId="7CD184AA" w:rsidR="00A306D7" w:rsidRPr="005C695D" w:rsidRDefault="00A306D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29" w:author="Xolani Sibande" w:date="2023-11-29T08:28:00Z">
                  <w:rPr>
                    <w:sz w:val="18"/>
                    <w:szCs w:val="18"/>
                  </w:rPr>
                </w:rPrChange>
              </w:rPr>
            </w:pPr>
            <w:r w:rsidRPr="005C695D">
              <w:rPr>
                <w:rFonts w:eastAsia="Helvetica" w:hAnsi="Helvetica" w:cs="Helvetica"/>
                <w:color w:val="000000"/>
                <w:sz w:val="16"/>
                <w:szCs w:val="16"/>
              </w:rPr>
              <w:t>0.16</w:t>
            </w:r>
          </w:p>
        </w:tc>
      </w:tr>
      <w:tr w:rsidR="00A306D7" w:rsidRPr="005C695D" w14:paraId="3155985C" w14:textId="77777777" w:rsidTr="00A12FCA">
        <w:trPr>
          <w:trHeight w:hRule="exact" w:val="340"/>
        </w:trPr>
        <w:tc>
          <w:tcPr>
            <w:tcW w:w="8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830" w:author="Xolani Sibande" w:date="2023-11-29T09:22:00Z">
              <w:tcPr>
                <w:tcW w:w="8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F19C8A4" w14:textId="77777777" w:rsidR="00A306D7" w:rsidRPr="005C695D" w:rsidRDefault="00A306D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831" w:author="Xolani Sibande" w:date="2023-11-29T08:28:00Z">
                  <w:rPr>
                    <w:sz w:val="18"/>
                    <w:szCs w:val="18"/>
                  </w:rPr>
                </w:rPrChange>
              </w:rPr>
            </w:pPr>
            <w:r w:rsidRPr="005C695D">
              <w:rPr>
                <w:rFonts w:eastAsia="Helvetica" w:hAnsi="Helvetica" w:cs="Helvetica"/>
                <w:color w:val="000000"/>
                <w:sz w:val="16"/>
                <w:szCs w:val="16"/>
                <w:rPrChange w:id="1832" w:author="Xolani Sibande" w:date="2023-11-29T08:28:00Z">
                  <w:rPr>
                    <w:rFonts w:eastAsia="Helvetica" w:hAnsi="Helvetica" w:cs="Helvetica"/>
                    <w:color w:val="000000"/>
                    <w:sz w:val="18"/>
                    <w:szCs w:val="18"/>
                  </w:rPr>
                </w:rPrChange>
              </w:rPr>
              <w:t>Test of equality (p-value)</w:t>
            </w: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833" w:author="Xolani Sibande" w:date="2023-11-29T09:22:00Z">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B32F5F3" w14:textId="0CDB76E1" w:rsidR="00A306D7" w:rsidRPr="005C695D" w:rsidRDefault="00A306D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34" w:author="Xolani Sibande" w:date="2023-11-29T08:28:00Z">
                  <w:rPr>
                    <w:sz w:val="18"/>
                    <w:szCs w:val="18"/>
                  </w:rPr>
                </w:rPrChange>
              </w:rPr>
            </w:pPr>
            <w:r w:rsidRPr="005C695D">
              <w:rPr>
                <w:rFonts w:eastAsia="Helvetica" w:hAnsi="Helvetica" w:cs="Helvetica"/>
                <w:color w:val="000000"/>
                <w:sz w:val="16"/>
                <w:szCs w:val="16"/>
              </w:rPr>
              <w:t>0.47</w:t>
            </w: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835" w:author="Xolani Sibande" w:date="2023-11-29T09:22:00Z">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D1231DC" w14:textId="5A6C58CC" w:rsidR="00A306D7" w:rsidRPr="005C695D" w:rsidRDefault="00A306D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36" w:author="Xolani Sibande" w:date="2023-11-29T08:28:00Z">
                  <w:rPr>
                    <w:sz w:val="18"/>
                    <w:szCs w:val="18"/>
                  </w:rPr>
                </w:rPrChange>
              </w:rPr>
            </w:pPr>
            <w:r w:rsidRPr="005C695D">
              <w:rPr>
                <w:rFonts w:eastAsia="Helvetica" w:hAnsi="Helvetica" w:cs="Helvetica"/>
                <w:color w:val="000000"/>
                <w:sz w:val="16"/>
                <w:szCs w:val="16"/>
              </w:rPr>
              <w:t>0.57</w:t>
            </w: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837" w:author="Xolani Sibande" w:date="2023-11-29T09:22:00Z">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E0FA2CE" w14:textId="099779C2" w:rsidR="00A306D7" w:rsidRPr="005C695D" w:rsidRDefault="00A306D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38" w:author="Xolani Sibande" w:date="2023-11-29T08:28:00Z">
                  <w:rPr>
                    <w:sz w:val="18"/>
                    <w:szCs w:val="18"/>
                  </w:rPr>
                </w:rPrChange>
              </w:rPr>
            </w:pPr>
            <w:r w:rsidRPr="005C695D">
              <w:rPr>
                <w:rFonts w:eastAsia="Helvetica" w:hAnsi="Helvetica" w:cs="Helvetica"/>
                <w:color w:val="000000"/>
                <w:sz w:val="16"/>
                <w:szCs w:val="16"/>
              </w:rPr>
              <w:t>0.50</w:t>
            </w: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839" w:author="Xolani Sibande" w:date="2023-11-29T09:22:00Z">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8E5A987" w14:textId="1326AD52" w:rsidR="00A306D7" w:rsidRPr="005C695D" w:rsidRDefault="00A306D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40" w:author="Xolani Sibande" w:date="2023-11-29T08:28:00Z">
                  <w:rPr>
                    <w:sz w:val="18"/>
                    <w:szCs w:val="18"/>
                  </w:rPr>
                </w:rPrChange>
              </w:rPr>
            </w:pPr>
            <w:r w:rsidRPr="005C695D">
              <w:rPr>
                <w:rFonts w:eastAsia="Helvetica" w:hAnsi="Helvetica" w:cs="Helvetica"/>
                <w:color w:val="000000"/>
                <w:sz w:val="16"/>
                <w:szCs w:val="16"/>
              </w:rPr>
              <w:t>0.81</w:t>
            </w: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841" w:author="Xolani Sibande" w:date="2023-11-29T09:22:00Z">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DA58113" w14:textId="4DD3CBD9" w:rsidR="00A306D7" w:rsidRPr="005C695D" w:rsidRDefault="00A306D7"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42" w:author="Xolani Sibande" w:date="2023-11-29T08:28:00Z">
                  <w:rPr>
                    <w:sz w:val="18"/>
                    <w:szCs w:val="18"/>
                  </w:rPr>
                </w:rPrChange>
              </w:rPr>
            </w:pPr>
            <w:r w:rsidRPr="005C695D">
              <w:rPr>
                <w:rFonts w:eastAsia="Helvetica" w:hAnsi="Helvetica" w:cs="Helvetica"/>
                <w:color w:val="000000"/>
                <w:sz w:val="16"/>
                <w:szCs w:val="16"/>
              </w:rPr>
              <w:t>0.98</w:t>
            </w:r>
          </w:p>
        </w:tc>
      </w:tr>
      <w:tr w:rsidR="00370EF6" w:rsidRPr="005C695D" w14:paraId="55CDC072" w14:textId="77777777" w:rsidTr="00A12FCA">
        <w:trPr>
          <w:trHeight w:hRule="exact" w:val="340"/>
        </w:trPr>
        <w:tc>
          <w:tcPr>
            <w:tcW w:w="8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843" w:author="Xolani Sibande" w:date="2023-11-29T09:22:00Z">
              <w:tcPr>
                <w:tcW w:w="8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BC2CED3"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844" w:author="Xolani Sibande" w:date="2023-11-29T08:28:00Z">
                  <w:rPr>
                    <w:sz w:val="18"/>
                    <w:szCs w:val="18"/>
                  </w:rPr>
                </w:rPrChange>
              </w:rPr>
            </w:pPr>
            <w:r w:rsidRPr="005C695D">
              <w:rPr>
                <w:rFonts w:eastAsia="Helvetica" w:hAnsi="Helvetica" w:cs="Helvetica"/>
                <w:b/>
                <w:color w:val="000000"/>
                <w:sz w:val="16"/>
                <w:szCs w:val="16"/>
                <w:rPrChange w:id="1845" w:author="Xolani Sibande" w:date="2023-11-29T08:28:00Z">
                  <w:rPr>
                    <w:rFonts w:eastAsia="Helvetica" w:hAnsi="Helvetica" w:cs="Helvetica"/>
                    <w:b/>
                    <w:color w:val="000000"/>
                    <w:sz w:val="18"/>
                    <w:szCs w:val="18"/>
                  </w:rPr>
                </w:rPrChange>
              </w:rPr>
              <w:t>Non-financial corporations mortgage credit model</w:t>
            </w: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846" w:author="Xolani Sibande" w:date="2023-11-29T09:22:00Z">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B85407B"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47" w:author="Xolani Sibande" w:date="2023-11-29T08:28:00Z">
                  <w:rPr>
                    <w:sz w:val="18"/>
                    <w:szCs w:val="18"/>
                  </w:rPr>
                </w:rPrChange>
              </w:rPr>
            </w:pP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848" w:author="Xolani Sibande" w:date="2023-11-29T09:22:00Z">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20781A2"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49" w:author="Xolani Sibande" w:date="2023-11-29T08:28:00Z">
                  <w:rPr>
                    <w:sz w:val="18"/>
                    <w:szCs w:val="18"/>
                  </w:rPr>
                </w:rPrChange>
              </w:rPr>
            </w:pP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850" w:author="Xolani Sibande" w:date="2023-11-29T09:22:00Z">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504DA3F"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51" w:author="Xolani Sibande" w:date="2023-11-29T08:28:00Z">
                  <w:rPr>
                    <w:sz w:val="18"/>
                    <w:szCs w:val="18"/>
                  </w:rPr>
                </w:rPrChange>
              </w:rPr>
            </w:pPr>
          </w:p>
        </w:tc>
        <w:tc>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852" w:author="Xolani Sibande" w:date="2023-11-29T09:22:00Z">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6359E25"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53" w:author="Xolani Sibande" w:date="2023-11-29T08:28:00Z">
                  <w:rPr>
                    <w:sz w:val="18"/>
                    <w:szCs w:val="18"/>
                  </w:rPr>
                </w:rPrChange>
              </w:rPr>
            </w:pPr>
          </w:p>
        </w:tc>
        <w:tc>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1854" w:author="Xolani Sibande" w:date="2023-11-29T09:22:00Z">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6200DA90" w14:textId="77777777" w:rsidR="00370EF6" w:rsidRPr="005C695D" w:rsidRDefault="00370EF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55" w:author="Xolani Sibande" w:date="2023-11-29T08:28:00Z">
                  <w:rPr>
                    <w:sz w:val="18"/>
                    <w:szCs w:val="18"/>
                  </w:rPr>
                </w:rPrChange>
              </w:rPr>
            </w:pPr>
          </w:p>
        </w:tc>
      </w:tr>
      <w:tr w:rsidR="00962EA3" w:rsidRPr="005C695D" w14:paraId="0D6ACBBE" w14:textId="77777777" w:rsidTr="00A12FCA">
        <w:trPr>
          <w:trHeight w:hRule="exact" w:val="340"/>
        </w:trPr>
        <w:tc>
          <w:tcPr>
            <w:tcW w:w="8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56" w:author="Xolani Sibande" w:date="2023-11-29T09:22:00Z">
              <w:tcPr>
                <w:tcW w:w="8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15CB21A"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857" w:author="Xolani Sibande" w:date="2023-11-29T08:28:00Z">
                  <w:rPr>
                    <w:sz w:val="18"/>
                    <w:szCs w:val="18"/>
                  </w:rPr>
                </w:rPrChange>
              </w:rPr>
            </w:pPr>
            <m:oMathPara>
              <m:oMath>
                <m:r>
                  <m:rPr>
                    <m:sty m:val="p"/>
                  </m:rPr>
                  <w:rPr>
                    <w:rFonts w:ascii="Cambria Math" w:hAnsi="Cambria Math"/>
                    <w:sz w:val="16"/>
                    <w:szCs w:val="16"/>
                    <w:rPrChange w:id="1858" w:author="Xolani Sibande" w:date="2023-11-29T08:28:00Z">
                      <w:rPr>
                        <w:rFonts w:ascii="Cambria Math" w:hAnsi="Cambria Math"/>
                        <w:sz w:val="18"/>
                        <w:szCs w:val="18"/>
                      </w:rPr>
                    </w:rPrChange>
                  </w:rPr>
                  <m:t>Δ</m:t>
                </m:r>
                <m:r>
                  <w:rPr>
                    <w:rFonts w:ascii="Cambria Math" w:hAnsi="Cambria Math"/>
                    <w:sz w:val="16"/>
                    <w:szCs w:val="16"/>
                    <w:rPrChange w:id="1859" w:author="Xolani Sibande" w:date="2023-11-29T08:28: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1860" w:author="Xolani Sibande" w:date="2023-11-29T08:28:00Z">
                          <w:rPr>
                            <w:rFonts w:ascii="Cambria Math" w:hAnsi="Cambria Math"/>
                            <w:sz w:val="18"/>
                            <w:szCs w:val="18"/>
                          </w:rPr>
                        </w:rPrChange>
                      </w:rPr>
                      <m:t>R</m:t>
                    </m:r>
                  </m:e>
                  <m:sub>
                    <m:r>
                      <w:rPr>
                        <w:rFonts w:ascii="Cambria Math" w:hAnsi="Cambria Math"/>
                        <w:sz w:val="16"/>
                        <w:szCs w:val="16"/>
                        <w:rPrChange w:id="1861" w:author="Xolani Sibande" w:date="2023-11-29T08:28:00Z">
                          <w:rPr>
                            <w:rFonts w:ascii="Cambria Math" w:hAnsi="Cambria Math"/>
                            <w:sz w:val="18"/>
                            <w:szCs w:val="18"/>
                          </w:rPr>
                        </w:rPrChange>
                      </w:rPr>
                      <m:t>t,t-1</m:t>
                    </m:r>
                  </m:sub>
                </m:sSub>
              </m:oMath>
            </m:oMathPara>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62" w:author="Xolani Sibande" w:date="2023-11-29T09:22:00Z">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C295D5E" w14:textId="5140325A"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63" w:author="Xolani Sibande" w:date="2023-11-29T08:28:00Z">
                  <w:rPr>
                    <w:sz w:val="18"/>
                    <w:szCs w:val="18"/>
                  </w:rPr>
                </w:rPrChange>
              </w:rPr>
            </w:pPr>
            <w:r w:rsidRPr="005C695D">
              <w:rPr>
                <w:rFonts w:eastAsia="Helvetica" w:hAnsi="Helvetica" w:cs="Helvetica"/>
                <w:color w:val="000000"/>
                <w:sz w:val="16"/>
                <w:szCs w:val="16"/>
              </w:rPr>
              <w:t>-0.3059</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64" w:author="Xolani Sibande" w:date="2023-11-29T09:22:00Z">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9EFDBC2" w14:textId="26D87D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65" w:author="Xolani Sibande" w:date="2023-11-29T08:28:00Z">
                  <w:rPr>
                    <w:sz w:val="18"/>
                    <w:szCs w:val="18"/>
                  </w:rPr>
                </w:rPrChange>
              </w:rPr>
            </w:pPr>
            <w:r w:rsidRPr="005C695D">
              <w:rPr>
                <w:rFonts w:eastAsia="Helvetica" w:hAnsi="Helvetica" w:cs="Helvetica"/>
                <w:color w:val="000000"/>
                <w:sz w:val="16"/>
                <w:szCs w:val="16"/>
              </w:rPr>
              <w:t>-0.6987**</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66" w:author="Xolani Sibande" w:date="2023-11-29T09:22:00Z">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1CE57A6" w14:textId="5A51FEBE"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67" w:author="Xolani Sibande" w:date="2023-11-29T08:28:00Z">
                  <w:rPr>
                    <w:sz w:val="18"/>
                    <w:szCs w:val="18"/>
                  </w:rPr>
                </w:rPrChange>
              </w:rPr>
            </w:pPr>
            <w:r w:rsidRPr="005C695D">
              <w:rPr>
                <w:rFonts w:eastAsia="Helvetica" w:hAnsi="Helvetica" w:cs="Helvetica"/>
                <w:color w:val="000000"/>
                <w:sz w:val="16"/>
                <w:szCs w:val="16"/>
              </w:rPr>
              <w:t>-0.6491*</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68" w:author="Xolani Sibande" w:date="2023-11-29T09:22:00Z">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40561A7" w14:textId="16A6A7ED"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69" w:author="Xolani Sibande" w:date="2023-11-29T08:28:00Z">
                  <w:rPr>
                    <w:sz w:val="18"/>
                    <w:szCs w:val="18"/>
                  </w:rPr>
                </w:rPrChange>
              </w:rPr>
            </w:pPr>
            <w:r w:rsidRPr="005C695D">
              <w:rPr>
                <w:rFonts w:eastAsia="Helvetica" w:hAnsi="Helvetica" w:cs="Helvetica"/>
                <w:color w:val="000000"/>
                <w:sz w:val="16"/>
                <w:szCs w:val="16"/>
              </w:rPr>
              <w:t>-0.5612</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70" w:author="Xolani Sibande" w:date="2023-11-29T09:22:00Z">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D804885" w14:textId="1284EDF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71" w:author="Xolani Sibande" w:date="2023-11-29T08:28:00Z">
                  <w:rPr>
                    <w:sz w:val="18"/>
                    <w:szCs w:val="18"/>
                  </w:rPr>
                </w:rPrChange>
              </w:rPr>
            </w:pPr>
            <w:r w:rsidRPr="005C695D">
              <w:rPr>
                <w:rFonts w:eastAsia="Helvetica" w:hAnsi="Helvetica" w:cs="Helvetica"/>
                <w:color w:val="000000"/>
                <w:sz w:val="16"/>
                <w:szCs w:val="16"/>
              </w:rPr>
              <w:t>-0.5177</w:t>
            </w:r>
          </w:p>
        </w:tc>
      </w:tr>
      <w:tr w:rsidR="00962EA3" w:rsidRPr="005C695D" w14:paraId="76A89076"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72"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516FF0E"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873"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74"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E439D6A" w14:textId="10A9DF6B"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75" w:author="Xolani Sibande" w:date="2023-11-29T08:28:00Z">
                  <w:rPr>
                    <w:sz w:val="18"/>
                    <w:szCs w:val="18"/>
                  </w:rPr>
                </w:rPrChange>
              </w:rPr>
            </w:pPr>
            <w:r w:rsidRPr="005C695D">
              <w:rPr>
                <w:rFonts w:eastAsia="Helvetica" w:hAnsi="Helvetica" w:cs="Helvetica"/>
                <w:color w:val="000000"/>
                <w:sz w:val="16"/>
                <w:szCs w:val="16"/>
              </w:rPr>
              <w:t>(0.2421)</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76"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2FAE9D7" w14:textId="5FECD8AC"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77" w:author="Xolani Sibande" w:date="2023-11-29T08:28:00Z">
                  <w:rPr>
                    <w:sz w:val="18"/>
                    <w:szCs w:val="18"/>
                  </w:rPr>
                </w:rPrChange>
              </w:rPr>
            </w:pPr>
            <w:r w:rsidRPr="005C695D">
              <w:rPr>
                <w:rFonts w:eastAsia="Helvetica" w:hAnsi="Helvetica" w:cs="Helvetica"/>
                <w:color w:val="000000"/>
                <w:sz w:val="16"/>
                <w:szCs w:val="16"/>
              </w:rPr>
              <w:t>(0.3379)</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78"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EE99A2C" w14:textId="1C411F4B"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79" w:author="Xolani Sibande" w:date="2023-11-29T08:28:00Z">
                  <w:rPr>
                    <w:sz w:val="18"/>
                    <w:szCs w:val="18"/>
                  </w:rPr>
                </w:rPrChange>
              </w:rPr>
            </w:pPr>
            <w:r w:rsidRPr="005C695D">
              <w:rPr>
                <w:rFonts w:eastAsia="Helvetica" w:hAnsi="Helvetica" w:cs="Helvetica"/>
                <w:color w:val="000000"/>
                <w:sz w:val="16"/>
                <w:szCs w:val="16"/>
              </w:rPr>
              <w:t>(0.3655)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80"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2CC653F" w14:textId="095A4DCD"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81" w:author="Xolani Sibande" w:date="2023-11-29T08:28:00Z">
                  <w:rPr>
                    <w:sz w:val="18"/>
                    <w:szCs w:val="18"/>
                  </w:rPr>
                </w:rPrChange>
              </w:rPr>
            </w:pPr>
            <w:r w:rsidRPr="005C695D">
              <w:rPr>
                <w:rFonts w:eastAsia="Helvetica" w:hAnsi="Helvetica" w:cs="Helvetica"/>
                <w:color w:val="000000"/>
                <w:sz w:val="16"/>
                <w:szCs w:val="16"/>
              </w:rPr>
              <w:t>(0.4547)</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82"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65504DE" w14:textId="686764DF"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83" w:author="Xolani Sibande" w:date="2023-11-29T08:28:00Z">
                  <w:rPr>
                    <w:sz w:val="18"/>
                    <w:szCs w:val="18"/>
                  </w:rPr>
                </w:rPrChange>
              </w:rPr>
            </w:pPr>
            <w:r w:rsidRPr="005C695D">
              <w:rPr>
                <w:rFonts w:eastAsia="Helvetica" w:hAnsi="Helvetica" w:cs="Helvetica"/>
                <w:color w:val="000000"/>
                <w:sz w:val="16"/>
                <w:szCs w:val="16"/>
              </w:rPr>
              <w:t>(0.4246)</w:t>
            </w:r>
          </w:p>
        </w:tc>
      </w:tr>
      <w:tr w:rsidR="00962EA3" w:rsidRPr="005C695D" w14:paraId="3C37CAA5"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84"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BBAFA93"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885" w:author="Xolani Sibande" w:date="2023-11-29T08:28:00Z">
                  <w:rPr>
                    <w:sz w:val="18"/>
                    <w:szCs w:val="18"/>
                  </w:rPr>
                </w:rPrChange>
              </w:rPr>
            </w:pPr>
            <m:oMathPara>
              <m:oMath>
                <m:r>
                  <m:rPr>
                    <m:sty m:val="p"/>
                  </m:rPr>
                  <w:rPr>
                    <w:rFonts w:ascii="Cambria Math" w:hAnsi="Cambria Math"/>
                    <w:sz w:val="16"/>
                    <w:szCs w:val="16"/>
                    <w:rPrChange w:id="1886" w:author="Xolani Sibande" w:date="2023-11-29T08:28:00Z">
                      <w:rPr>
                        <w:rFonts w:ascii="Cambria Math" w:hAnsi="Cambria Math"/>
                        <w:sz w:val="18"/>
                        <w:szCs w:val="18"/>
                      </w:rPr>
                    </w:rPrChange>
                  </w:rPr>
                  <m:t>Δ</m:t>
                </m:r>
                <m:r>
                  <w:rPr>
                    <w:rFonts w:ascii="Cambria Math" w:hAnsi="Cambria Math"/>
                    <w:sz w:val="16"/>
                    <w:szCs w:val="16"/>
                    <w:rPrChange w:id="1887" w:author="Xolani Sibande" w:date="2023-11-29T08:28: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1888" w:author="Xolani Sibande" w:date="2023-11-29T08:28:00Z">
                          <w:rPr>
                            <w:rFonts w:ascii="Cambria Math" w:hAnsi="Cambria Math"/>
                            <w:sz w:val="18"/>
                            <w:szCs w:val="18"/>
                          </w:rPr>
                        </w:rPrChange>
                      </w:rPr>
                      <m:t>S</m:t>
                    </m:r>
                  </m:e>
                  <m:sub>
                    <m:r>
                      <w:rPr>
                        <w:rFonts w:ascii="Cambria Math" w:hAnsi="Cambria Math"/>
                        <w:sz w:val="16"/>
                        <w:szCs w:val="16"/>
                        <w:rPrChange w:id="1889" w:author="Xolani Sibande" w:date="2023-11-29T08:28:00Z">
                          <w:rPr>
                            <w:rFonts w:ascii="Cambria Math" w:hAnsi="Cambria Math"/>
                            <w:sz w:val="18"/>
                            <w:szCs w:val="18"/>
                          </w:rPr>
                        </w:rPrChange>
                      </w:rPr>
                      <m:t>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90"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F2BAF0C"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91"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92"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9E72A71" w14:textId="6195B014"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93" w:author="Xolani Sibande" w:date="2023-11-29T08:28:00Z">
                  <w:rPr>
                    <w:sz w:val="18"/>
                    <w:szCs w:val="18"/>
                  </w:rPr>
                </w:rPrChange>
              </w:rPr>
            </w:pPr>
            <w:r w:rsidRPr="005C695D">
              <w:rPr>
                <w:rFonts w:eastAsia="Helvetica" w:hAnsi="Helvetica" w:cs="Helvetica"/>
                <w:color w:val="000000"/>
                <w:sz w:val="16"/>
                <w:szCs w:val="16"/>
              </w:rPr>
              <w:t>-0.4236***</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94"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453E4AD" w14:textId="4690CCC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95" w:author="Xolani Sibande" w:date="2023-11-29T08:28:00Z">
                  <w:rPr>
                    <w:sz w:val="18"/>
                    <w:szCs w:val="18"/>
                  </w:rPr>
                </w:rPrChange>
              </w:rPr>
            </w:pPr>
            <w:r w:rsidRPr="005C695D">
              <w:rPr>
                <w:rFonts w:eastAsia="Helvetica" w:hAnsi="Helvetica" w:cs="Helvetica"/>
                <w:color w:val="000000"/>
                <w:sz w:val="16"/>
                <w:szCs w:val="16"/>
              </w:rPr>
              <w:t>-0.4129***</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96"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178A075" w14:textId="3C0CBC25"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97" w:author="Xolani Sibande" w:date="2023-11-29T08:28:00Z">
                  <w:rPr>
                    <w:sz w:val="18"/>
                    <w:szCs w:val="18"/>
                  </w:rPr>
                </w:rPrChange>
              </w:rPr>
            </w:pPr>
            <w:r w:rsidRPr="005C695D">
              <w:rPr>
                <w:rFonts w:eastAsia="Helvetica" w:hAnsi="Helvetica" w:cs="Helvetica"/>
                <w:color w:val="000000"/>
                <w:sz w:val="16"/>
                <w:szCs w:val="16"/>
              </w:rPr>
              <w:t>-0.4575***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898"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BB079A6" w14:textId="4F9AA6B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899" w:author="Xolani Sibande" w:date="2023-11-29T08:28:00Z">
                  <w:rPr>
                    <w:sz w:val="18"/>
                    <w:szCs w:val="18"/>
                  </w:rPr>
                </w:rPrChange>
              </w:rPr>
            </w:pPr>
            <w:r w:rsidRPr="005C695D">
              <w:rPr>
                <w:rFonts w:eastAsia="Helvetica" w:hAnsi="Helvetica" w:cs="Helvetica"/>
                <w:color w:val="000000"/>
                <w:sz w:val="16"/>
                <w:szCs w:val="16"/>
              </w:rPr>
              <w:t>-0.4488***</w:t>
            </w:r>
          </w:p>
        </w:tc>
      </w:tr>
      <w:tr w:rsidR="00962EA3" w:rsidRPr="005C695D" w14:paraId="0AB05D88"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00"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365E0CD"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901"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02"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66DEF8A"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03"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04"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28B5D85" w14:textId="7AFA9B0F"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05" w:author="Xolani Sibande" w:date="2023-11-29T08:28:00Z">
                  <w:rPr>
                    <w:sz w:val="18"/>
                    <w:szCs w:val="18"/>
                  </w:rPr>
                </w:rPrChange>
              </w:rPr>
            </w:pPr>
            <w:r w:rsidRPr="005C695D">
              <w:rPr>
                <w:rFonts w:eastAsia="Helvetica" w:hAnsi="Helvetica" w:cs="Helvetica"/>
                <w:color w:val="000000"/>
                <w:sz w:val="16"/>
                <w:szCs w:val="16"/>
              </w:rPr>
              <w:t>(0.1349)</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06"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78F8FBC" w14:textId="7B1B93D1"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07" w:author="Xolani Sibande" w:date="2023-11-29T08:28:00Z">
                  <w:rPr>
                    <w:sz w:val="18"/>
                    <w:szCs w:val="18"/>
                  </w:rPr>
                </w:rPrChange>
              </w:rPr>
            </w:pPr>
            <w:r w:rsidRPr="005C695D">
              <w:rPr>
                <w:rFonts w:eastAsia="Helvetica" w:hAnsi="Helvetica" w:cs="Helvetica"/>
                <w:color w:val="000000"/>
                <w:sz w:val="16"/>
                <w:szCs w:val="16"/>
              </w:rPr>
              <w:t>(0.1491)</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08"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989DFA9" w14:textId="6C02C56A"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09" w:author="Xolani Sibande" w:date="2023-11-29T08:28:00Z">
                  <w:rPr>
                    <w:sz w:val="18"/>
                    <w:szCs w:val="18"/>
                  </w:rPr>
                </w:rPrChange>
              </w:rPr>
            </w:pPr>
            <w:r w:rsidRPr="005C695D">
              <w:rPr>
                <w:rFonts w:eastAsia="Helvetica" w:hAnsi="Helvetica" w:cs="Helvetica"/>
                <w:color w:val="000000"/>
                <w:sz w:val="16"/>
                <w:szCs w:val="16"/>
              </w:rPr>
              <w:t>(0.1613)</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10"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956315B" w14:textId="415C638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11" w:author="Xolani Sibande" w:date="2023-11-29T08:28:00Z">
                  <w:rPr>
                    <w:sz w:val="18"/>
                    <w:szCs w:val="18"/>
                  </w:rPr>
                </w:rPrChange>
              </w:rPr>
            </w:pPr>
            <w:r w:rsidRPr="005C695D">
              <w:rPr>
                <w:rFonts w:eastAsia="Helvetica" w:hAnsi="Helvetica" w:cs="Helvetica"/>
                <w:color w:val="000000"/>
                <w:sz w:val="16"/>
                <w:szCs w:val="16"/>
              </w:rPr>
              <w:t>(0.1470)</w:t>
            </w:r>
          </w:p>
        </w:tc>
      </w:tr>
      <w:tr w:rsidR="00962EA3" w:rsidRPr="005C695D" w14:paraId="3C3F3134"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12"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B00EC58" w14:textId="4C5D6AB4"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913" w:author="Xolani Sibande" w:date="2023-11-29T08:28:00Z">
                  <w:rPr>
                    <w:sz w:val="18"/>
                    <w:szCs w:val="18"/>
                  </w:rPr>
                </w:rPrChange>
              </w:rPr>
            </w:pPr>
            <m:oMathPara>
              <m:oMath>
                <m:r>
                  <m:rPr>
                    <m:sty m:val="p"/>
                  </m:rPr>
                  <w:rPr>
                    <w:rFonts w:ascii="Cambria Math" w:hAnsi="Cambria Math"/>
                    <w:sz w:val="16"/>
                    <w:szCs w:val="16"/>
                    <w:rPrChange w:id="1914" w:author="Xolani Sibande" w:date="2023-11-29T08:28:00Z">
                      <w:rPr>
                        <w:rFonts w:ascii="Cambria Math" w:hAnsi="Cambria Math"/>
                        <w:sz w:val="18"/>
                        <w:szCs w:val="18"/>
                      </w:rPr>
                    </w:rPrChange>
                  </w:rPr>
                  <m:t>Δ</m:t>
                </m:r>
                <m:r>
                  <w:del w:id="1915" w:author="Alistair Milne" w:date="2023-12-14T12:25:00Z">
                    <w:rPr>
                      <w:rFonts w:ascii="Cambria Math" w:hAnsi="Cambria Math"/>
                      <w:sz w:val="16"/>
                      <w:szCs w:val="16"/>
                      <w:rPrChange w:id="1916" w:author="Xolani Sibande" w:date="2023-11-29T08:28:00Z">
                        <w:rPr>
                          <w:rFonts w:ascii="Cambria Math" w:hAnsi="Cambria Math"/>
                          <w:sz w:val="18"/>
                          <w:szCs w:val="18"/>
                        </w:rPr>
                      </w:rPrChange>
                    </w:rPr>
                    <m:t>Deman</m:t>
                  </w:del>
                </m:r>
                <m:sSub>
                  <m:sSubPr>
                    <m:ctrlPr>
                      <w:rPr>
                        <w:rFonts w:ascii="Cambria Math" w:hAnsi="Cambria Math"/>
                        <w:sz w:val="16"/>
                        <w:szCs w:val="16"/>
                      </w:rPr>
                    </m:ctrlPr>
                  </m:sSubPr>
                  <m:e>
                    <m:r>
                      <w:del w:id="1917" w:author="Alistair Milne" w:date="2023-12-14T12:25:00Z">
                        <w:rPr>
                          <w:rFonts w:ascii="Cambria Math" w:hAnsi="Cambria Math"/>
                          <w:sz w:val="16"/>
                          <w:szCs w:val="16"/>
                          <w:rPrChange w:id="1918" w:author="Xolani Sibande" w:date="2023-11-29T08:28:00Z">
                            <w:rPr>
                              <w:rFonts w:ascii="Cambria Math" w:hAnsi="Cambria Math"/>
                              <w:sz w:val="18"/>
                              <w:szCs w:val="18"/>
                            </w:rPr>
                          </w:rPrChange>
                        </w:rPr>
                        <m:t>d</m:t>
                      </w:del>
                    </m:r>
                    <m:r>
                      <w:ins w:id="1919" w:author="Alistair Milne" w:date="2023-12-14T12:25:00Z">
                        <w:rPr>
                          <w:rFonts w:ascii="Cambria Math" w:hAnsi="Cambria Math"/>
                          <w:sz w:val="16"/>
                          <w:szCs w:val="16"/>
                        </w:rPr>
                        <m:t>IntMargin</m:t>
                      </w:ins>
                    </m:r>
                  </m:e>
                  <m:sub>
                    <m:r>
                      <w:rPr>
                        <w:rFonts w:ascii="Cambria Math" w:hAnsi="Cambria Math"/>
                        <w:sz w:val="16"/>
                        <w:szCs w:val="16"/>
                        <w:rPrChange w:id="1920" w:author="Xolani Sibande" w:date="2023-11-29T08:28:00Z">
                          <w:rPr>
                            <w:rFonts w:ascii="Cambria Math" w:hAnsi="Cambria Math"/>
                            <w:sz w:val="18"/>
                            <w:szCs w:val="18"/>
                          </w:rPr>
                        </w:rPrChange>
                      </w:rPr>
                      <m:t>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21"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D77BFD0"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22"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23"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6067237"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24"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25"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0589826" w14:textId="1062FACD"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26" w:author="Xolani Sibande" w:date="2023-11-29T08:28:00Z">
                  <w:rPr>
                    <w:sz w:val="18"/>
                    <w:szCs w:val="18"/>
                  </w:rPr>
                </w:rPrChange>
              </w:rPr>
            </w:pPr>
            <w:r w:rsidRPr="005C695D">
              <w:rPr>
                <w:rFonts w:eastAsia="Helvetica" w:hAnsi="Helvetica" w:cs="Helvetica"/>
                <w:color w:val="000000"/>
                <w:sz w:val="16"/>
                <w:szCs w:val="16"/>
              </w:rPr>
              <w:t>-0.0034*</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27"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1D1C06B"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28" w:author="Xolani Sibande" w:date="2023-11-29T08:28:00Z">
                  <w:rPr>
                    <w:sz w:val="18"/>
                    <w:szCs w:val="18"/>
                  </w:rPr>
                </w:rPrChange>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29"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6CFC82D" w14:textId="403C4C43"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30" w:author="Xolani Sibande" w:date="2023-11-29T08:28:00Z">
                  <w:rPr>
                    <w:sz w:val="18"/>
                    <w:szCs w:val="18"/>
                  </w:rPr>
                </w:rPrChange>
              </w:rPr>
            </w:pPr>
            <w:r w:rsidRPr="005C695D">
              <w:rPr>
                <w:rFonts w:eastAsia="Helvetica" w:hAnsi="Helvetica" w:cs="Helvetica"/>
                <w:color w:val="000000"/>
                <w:sz w:val="16"/>
                <w:szCs w:val="16"/>
              </w:rPr>
              <w:t>-0.0047***</w:t>
            </w:r>
          </w:p>
        </w:tc>
      </w:tr>
      <w:tr w:rsidR="00962EA3" w:rsidRPr="005C695D" w14:paraId="2982F874"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31"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F4F5CF9"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932"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33"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2AEA86F"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34"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35"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18053FD"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36"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37"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322C417" w14:textId="64466C3F"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38" w:author="Xolani Sibande" w:date="2023-11-29T08:28:00Z">
                  <w:rPr>
                    <w:sz w:val="18"/>
                    <w:szCs w:val="18"/>
                  </w:rPr>
                </w:rPrChange>
              </w:rPr>
            </w:pPr>
            <w:r w:rsidRPr="005C695D">
              <w:rPr>
                <w:rFonts w:eastAsia="Helvetica" w:hAnsi="Helvetica" w:cs="Helvetica"/>
                <w:color w:val="000000"/>
                <w:sz w:val="16"/>
                <w:szCs w:val="16"/>
              </w:rPr>
              <w:t>(0.0018)</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39"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7C97326"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40" w:author="Xolani Sibande" w:date="2023-11-29T08:28:00Z">
                  <w:rPr>
                    <w:sz w:val="18"/>
                    <w:szCs w:val="18"/>
                  </w:rPr>
                </w:rPrChange>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41"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6536CD4" w14:textId="7CB398C8"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42" w:author="Xolani Sibande" w:date="2023-11-29T08:28:00Z">
                  <w:rPr>
                    <w:sz w:val="18"/>
                    <w:szCs w:val="18"/>
                  </w:rPr>
                </w:rPrChange>
              </w:rPr>
            </w:pPr>
            <w:r w:rsidRPr="005C695D">
              <w:rPr>
                <w:rFonts w:eastAsia="Helvetica" w:hAnsi="Helvetica" w:cs="Helvetica"/>
                <w:color w:val="000000"/>
                <w:sz w:val="16"/>
                <w:szCs w:val="16"/>
              </w:rPr>
              <w:t>(0.0011)</w:t>
            </w:r>
          </w:p>
        </w:tc>
      </w:tr>
      <w:tr w:rsidR="00962EA3" w:rsidRPr="005C695D" w14:paraId="74E586FE"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43"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0824226"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944" w:author="Xolani Sibande" w:date="2023-11-29T08:28:00Z">
                  <w:rPr>
                    <w:sz w:val="18"/>
                    <w:szCs w:val="18"/>
                  </w:rPr>
                </w:rPrChange>
              </w:rPr>
            </w:pPr>
            <m:oMathPara>
              <m:oMath>
                <m:r>
                  <w:rPr>
                    <w:rFonts w:ascii="Cambria Math" w:hAnsi="Cambria Math"/>
                    <w:sz w:val="16"/>
                    <w:szCs w:val="16"/>
                    <w:rPrChange w:id="1945" w:author="Xolani Sibande" w:date="2023-11-29T08:28: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1946" w:author="Xolani Sibande" w:date="2023-11-29T08:28:00Z">
                          <w:rPr>
                            <w:rFonts w:ascii="Cambria Math" w:hAnsi="Cambria Math"/>
                            <w:sz w:val="18"/>
                            <w:szCs w:val="18"/>
                          </w:rPr>
                        </w:rPrChange>
                      </w:rPr>
                      <m:t>A</m:t>
                    </m:r>
                  </m:e>
                  <m:sub>
                    <m:r>
                      <w:rPr>
                        <w:rFonts w:ascii="Cambria Math" w:hAnsi="Cambria Math"/>
                        <w:sz w:val="16"/>
                        <w:szCs w:val="16"/>
                        <w:rPrChange w:id="1947" w:author="Xolani Sibande" w:date="2023-11-29T08:28:00Z">
                          <w:rPr>
                            <w:rFonts w:ascii="Cambria Math" w:hAnsi="Cambria Math"/>
                            <w:sz w:val="18"/>
                            <w:szCs w:val="18"/>
                          </w:rPr>
                        </w:rPrChange>
                      </w:rPr>
                      <m: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48"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03074A3"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49"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50"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DF759F9"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51"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52"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543673F"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53" w:author="Xolani Sibande" w:date="2023-11-29T08:28:00Z">
                  <w:rPr>
                    <w:sz w:val="18"/>
                    <w:szCs w:val="18"/>
                  </w:rPr>
                </w:rPrChange>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54"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5DCA1CB" w14:textId="10F92014"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55" w:author="Xolani Sibande" w:date="2023-11-29T08:28:00Z">
                  <w:rPr>
                    <w:sz w:val="18"/>
                    <w:szCs w:val="18"/>
                  </w:rPr>
                </w:rPrChange>
              </w:rPr>
            </w:pPr>
            <w:r w:rsidRPr="005C695D">
              <w:rPr>
                <w:rFonts w:eastAsia="Helvetica" w:hAnsi="Helvetica" w:cs="Helvetica"/>
                <w:color w:val="000000"/>
                <w:sz w:val="16"/>
                <w:szCs w:val="16"/>
              </w:rPr>
              <w:t>1.5275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56"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C37D4A5" w14:textId="405056A3"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57" w:author="Xolani Sibande" w:date="2023-11-29T08:28:00Z">
                  <w:rPr>
                    <w:sz w:val="18"/>
                    <w:szCs w:val="18"/>
                  </w:rPr>
                </w:rPrChange>
              </w:rPr>
            </w:pPr>
            <w:r w:rsidRPr="005C695D">
              <w:rPr>
                <w:rFonts w:eastAsia="Helvetica" w:hAnsi="Helvetica" w:cs="Helvetica"/>
                <w:color w:val="000000"/>
                <w:sz w:val="16"/>
                <w:szCs w:val="16"/>
              </w:rPr>
              <w:t>1.3383</w:t>
            </w:r>
          </w:p>
        </w:tc>
      </w:tr>
      <w:tr w:rsidR="00962EA3" w:rsidRPr="005C695D" w14:paraId="19B18FDA"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58"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478C24D"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959"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60"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7C2B98C"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61"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62"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45504D5"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63"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64"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CA7121C"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65" w:author="Xolani Sibande" w:date="2023-11-29T08:28:00Z">
                  <w:rPr>
                    <w:sz w:val="18"/>
                    <w:szCs w:val="18"/>
                  </w:rPr>
                </w:rPrChange>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66"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06E6E86" w14:textId="65188DF8"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67" w:author="Xolani Sibande" w:date="2023-11-29T08:28:00Z">
                  <w:rPr>
                    <w:sz w:val="18"/>
                    <w:szCs w:val="18"/>
                  </w:rPr>
                </w:rPrChange>
              </w:rPr>
            </w:pPr>
            <w:r w:rsidRPr="005C695D">
              <w:rPr>
                <w:rFonts w:eastAsia="Helvetica" w:hAnsi="Helvetica" w:cs="Helvetica"/>
                <w:color w:val="000000"/>
                <w:sz w:val="16"/>
                <w:szCs w:val="16"/>
              </w:rPr>
              <w:t>(2.1529)</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68"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792E6EB" w14:textId="7A0B4C5D"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69" w:author="Xolani Sibande" w:date="2023-11-29T08:28:00Z">
                  <w:rPr>
                    <w:sz w:val="18"/>
                    <w:szCs w:val="18"/>
                  </w:rPr>
                </w:rPrChange>
              </w:rPr>
            </w:pPr>
            <w:r w:rsidRPr="005C695D">
              <w:rPr>
                <w:rFonts w:eastAsia="Helvetica" w:hAnsi="Helvetica" w:cs="Helvetica"/>
                <w:color w:val="000000"/>
                <w:sz w:val="16"/>
                <w:szCs w:val="16"/>
              </w:rPr>
              <w:t>(1.9310)</w:t>
            </w:r>
          </w:p>
        </w:tc>
      </w:tr>
      <w:tr w:rsidR="00962EA3" w:rsidRPr="005C695D" w14:paraId="6B166D99"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70"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BE866CD"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971" w:author="Xolani Sibande" w:date="2023-11-29T08:28:00Z">
                  <w:rPr>
                    <w:sz w:val="18"/>
                    <w:szCs w:val="18"/>
                  </w:rPr>
                </w:rPrChange>
              </w:rPr>
            </w:pPr>
            <m:oMathPara>
              <m:oMath>
                <m:r>
                  <w:rPr>
                    <w:rFonts w:ascii="Cambria Math" w:hAnsi="Cambria Math"/>
                    <w:sz w:val="16"/>
                    <w:szCs w:val="16"/>
                    <w:rPrChange w:id="1972" w:author="Xolani Sibande" w:date="2023-11-29T08:28: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1973" w:author="Xolani Sibande" w:date="2023-11-29T08:28:00Z">
                          <w:rPr>
                            <w:rFonts w:ascii="Cambria Math" w:hAnsi="Cambria Math"/>
                            <w:sz w:val="18"/>
                            <w:szCs w:val="18"/>
                          </w:rPr>
                        </w:rPrChange>
                      </w:rPr>
                      <m:t>E</m:t>
                    </m:r>
                  </m:e>
                  <m:sub>
                    <m:r>
                      <w:rPr>
                        <w:rFonts w:ascii="Cambria Math" w:hAnsi="Cambria Math"/>
                        <w:sz w:val="16"/>
                        <w:szCs w:val="16"/>
                        <w:rPrChange w:id="1974" w:author="Xolani Sibande" w:date="2023-11-29T08:28:00Z">
                          <w:rPr>
                            <w:rFonts w:ascii="Cambria Math" w:hAnsi="Cambria Math"/>
                            <w:sz w:val="18"/>
                            <w:szCs w:val="18"/>
                          </w:rPr>
                        </w:rPrChange>
                      </w:rPr>
                      <m: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75"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DBCA0B0"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76"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77"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86D4E17"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78"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79"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4598D24"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80" w:author="Xolani Sibande" w:date="2023-11-29T08:28:00Z">
                  <w:rPr>
                    <w:sz w:val="18"/>
                    <w:szCs w:val="18"/>
                  </w:rPr>
                </w:rPrChange>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81"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A886E2E" w14:textId="1E7D93DB"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82" w:author="Xolani Sibande" w:date="2023-11-29T08:28:00Z">
                  <w:rPr>
                    <w:sz w:val="18"/>
                    <w:szCs w:val="18"/>
                  </w:rPr>
                </w:rPrChange>
              </w:rPr>
            </w:pPr>
            <w:r w:rsidRPr="005C695D">
              <w:rPr>
                <w:rFonts w:eastAsia="Helvetica" w:hAnsi="Helvetica" w:cs="Helvetica"/>
                <w:color w:val="000000"/>
                <w:sz w:val="16"/>
                <w:szCs w:val="16"/>
              </w:rPr>
              <w:t>-0.0978</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83"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EF794DB" w14:textId="529E0D01"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84" w:author="Xolani Sibande" w:date="2023-11-29T08:28:00Z">
                  <w:rPr>
                    <w:sz w:val="18"/>
                    <w:szCs w:val="18"/>
                  </w:rPr>
                </w:rPrChange>
              </w:rPr>
            </w:pPr>
            <w:r w:rsidRPr="005C695D">
              <w:rPr>
                <w:rFonts w:eastAsia="Helvetica" w:hAnsi="Helvetica" w:cs="Helvetica"/>
                <w:color w:val="000000"/>
                <w:sz w:val="16"/>
                <w:szCs w:val="16"/>
              </w:rPr>
              <w:t>-0.0846</w:t>
            </w:r>
          </w:p>
        </w:tc>
      </w:tr>
      <w:tr w:rsidR="00962EA3" w:rsidRPr="005C695D" w14:paraId="1F7C3170"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85"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67770D4"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986"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87"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F3064BC"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88"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89"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E955378"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90"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91"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1AFEDE7"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92" w:author="Xolani Sibande" w:date="2023-11-29T08:28:00Z">
                  <w:rPr>
                    <w:sz w:val="18"/>
                    <w:szCs w:val="18"/>
                  </w:rPr>
                </w:rPrChange>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93"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5465916" w14:textId="1465AE0A"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94" w:author="Xolani Sibande" w:date="2023-11-29T08:28:00Z">
                  <w:rPr>
                    <w:sz w:val="18"/>
                    <w:szCs w:val="18"/>
                  </w:rPr>
                </w:rPrChange>
              </w:rPr>
            </w:pPr>
            <w:r w:rsidRPr="005C695D">
              <w:rPr>
                <w:rFonts w:eastAsia="Helvetica" w:hAnsi="Helvetica" w:cs="Helvetica"/>
                <w:color w:val="000000"/>
                <w:sz w:val="16"/>
                <w:szCs w:val="16"/>
              </w:rPr>
              <w:t>(0.1460)</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95"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6D4743E" w14:textId="1BD284D6"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1996" w:author="Xolani Sibande" w:date="2023-11-29T08:28:00Z">
                  <w:rPr>
                    <w:sz w:val="18"/>
                    <w:szCs w:val="18"/>
                  </w:rPr>
                </w:rPrChange>
              </w:rPr>
            </w:pPr>
            <w:r w:rsidRPr="005C695D">
              <w:rPr>
                <w:rFonts w:eastAsia="Helvetica" w:hAnsi="Helvetica" w:cs="Helvetica"/>
                <w:color w:val="000000"/>
                <w:sz w:val="16"/>
                <w:szCs w:val="16"/>
              </w:rPr>
              <w:t>(0.1285)</w:t>
            </w:r>
          </w:p>
        </w:tc>
      </w:tr>
      <w:tr w:rsidR="00962EA3" w:rsidRPr="005C695D" w14:paraId="2ADAF4F0"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1997"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A815107"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1998" w:author="Xolani Sibande" w:date="2023-11-29T08:28:00Z">
                  <w:rPr>
                    <w:sz w:val="18"/>
                    <w:szCs w:val="18"/>
                  </w:rPr>
                </w:rPrChange>
              </w:rPr>
            </w:pPr>
            <m:oMathPara>
              <m:oMath>
                <m:r>
                  <w:rPr>
                    <w:rFonts w:ascii="Cambria Math" w:hAnsi="Cambria Math"/>
                    <w:sz w:val="16"/>
                    <w:szCs w:val="16"/>
                    <w:rPrChange w:id="1999" w:author="Xolani Sibande" w:date="2023-11-29T08:28:00Z">
                      <w:rPr>
                        <w:rFonts w:ascii="Cambria Math" w:hAnsi="Cambria Math"/>
                        <w:sz w:val="18"/>
                        <w:szCs w:val="18"/>
                      </w:rPr>
                    </w:rPrChange>
                  </w:rPr>
                  <m:t>Liquidit</m:t>
                </m:r>
                <m:sSub>
                  <m:sSubPr>
                    <m:ctrlPr>
                      <w:rPr>
                        <w:rFonts w:ascii="Cambria Math" w:hAnsi="Cambria Math"/>
                        <w:sz w:val="16"/>
                        <w:szCs w:val="16"/>
                      </w:rPr>
                    </m:ctrlPr>
                  </m:sSubPr>
                  <m:e>
                    <m:r>
                      <w:rPr>
                        <w:rFonts w:ascii="Cambria Math" w:hAnsi="Cambria Math"/>
                        <w:sz w:val="16"/>
                        <w:szCs w:val="16"/>
                        <w:rPrChange w:id="2000" w:author="Xolani Sibande" w:date="2023-11-29T08:28:00Z">
                          <w:rPr>
                            <w:rFonts w:ascii="Cambria Math" w:hAnsi="Cambria Math"/>
                            <w:sz w:val="18"/>
                            <w:szCs w:val="18"/>
                          </w:rPr>
                        </w:rPrChange>
                      </w:rPr>
                      <m:t>y</m:t>
                    </m:r>
                  </m:e>
                  <m:sub>
                    <m:r>
                      <w:rPr>
                        <w:rFonts w:ascii="Cambria Math" w:hAnsi="Cambria Math"/>
                        <w:sz w:val="16"/>
                        <w:szCs w:val="16"/>
                        <w:rPrChange w:id="2001" w:author="Xolani Sibande" w:date="2023-11-29T08:28:00Z">
                          <w:rPr>
                            <w:rFonts w:ascii="Cambria Math" w:hAnsi="Cambria Math"/>
                            <w:sz w:val="18"/>
                            <w:szCs w:val="18"/>
                          </w:rPr>
                        </w:rPrChange>
                      </w:rPr>
                      <m: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002"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E0E745A"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003"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004"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B926F73"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005" w:author="Xolani Sibande" w:date="2023-11-29T08:28:00Z">
                  <w:rPr>
                    <w:sz w:val="18"/>
                    <w:szCs w:val="18"/>
                  </w:rPr>
                </w:rPrChange>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006"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CA3E95"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007" w:author="Xolani Sibande" w:date="2023-11-29T08:28:00Z">
                  <w:rPr>
                    <w:sz w:val="18"/>
                    <w:szCs w:val="18"/>
                  </w:rPr>
                </w:rPrChange>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008"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8CFAF9E" w14:textId="763EB8FD"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009" w:author="Xolani Sibande" w:date="2023-11-29T08:28:00Z">
                  <w:rPr>
                    <w:sz w:val="18"/>
                    <w:szCs w:val="18"/>
                  </w:rPr>
                </w:rPrChange>
              </w:rPr>
            </w:pPr>
            <w:r w:rsidRPr="005C695D">
              <w:rPr>
                <w:rFonts w:eastAsia="Helvetica" w:hAnsi="Helvetica" w:cs="Helvetica"/>
                <w:color w:val="000000"/>
                <w:sz w:val="16"/>
                <w:szCs w:val="16"/>
              </w:rPr>
              <w:t>0.0075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010"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2914A44" w14:textId="5F4BCB6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011" w:author="Xolani Sibande" w:date="2023-11-29T08:28:00Z">
                  <w:rPr>
                    <w:sz w:val="18"/>
                    <w:szCs w:val="18"/>
                  </w:rPr>
                </w:rPrChange>
              </w:rPr>
            </w:pPr>
            <w:r w:rsidRPr="005C695D">
              <w:rPr>
                <w:rFonts w:eastAsia="Helvetica" w:hAnsi="Helvetica" w:cs="Helvetica"/>
                <w:color w:val="000000"/>
                <w:sz w:val="16"/>
                <w:szCs w:val="16"/>
              </w:rPr>
              <w:t>0.0082</w:t>
            </w:r>
          </w:p>
        </w:tc>
      </w:tr>
      <w:tr w:rsidR="00962EA3" w:rsidRPr="005C695D" w14:paraId="4C45E0F0" w14:textId="77777777" w:rsidTr="00A12FCA">
        <w:trPr>
          <w:trHeight w:hRule="exact" w:val="340"/>
        </w:trPr>
        <w:tc>
          <w:tcPr>
            <w:tcW w:w="8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012" w:author="Xolani Sibande" w:date="2023-11-29T09:22:00Z">
              <w:tcPr>
                <w:tcW w:w="8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CF353AF"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013" w:author="Xolani Sibande" w:date="2023-11-29T08:28:00Z">
                  <w:rPr>
                    <w:sz w:val="18"/>
                    <w:szCs w:val="18"/>
                  </w:rPr>
                </w:rPrChange>
              </w:rPr>
            </w:pP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014" w:author="Xolani Sibande" w:date="2023-11-29T09:22:00Z">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DDE38C5"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015" w:author="Xolani Sibande" w:date="2023-11-29T08:28:00Z">
                  <w:rPr>
                    <w:sz w:val="18"/>
                    <w:szCs w:val="18"/>
                  </w:rPr>
                </w:rPrChange>
              </w:rPr>
            </w:pP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016" w:author="Xolani Sibande" w:date="2023-11-29T09:22:00Z">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1348907"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017" w:author="Xolani Sibande" w:date="2023-11-29T08:28:00Z">
                  <w:rPr>
                    <w:sz w:val="18"/>
                    <w:szCs w:val="18"/>
                  </w:rPr>
                </w:rPrChange>
              </w:rPr>
            </w:pP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018" w:author="Xolani Sibande" w:date="2023-11-29T09:22:00Z">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7799281" w14:textId="77777777"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019" w:author="Xolani Sibande" w:date="2023-11-29T08:28:00Z">
                  <w:rPr>
                    <w:sz w:val="18"/>
                    <w:szCs w:val="18"/>
                  </w:rPr>
                </w:rPrChange>
              </w:rPr>
            </w:pP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020" w:author="Xolani Sibande" w:date="2023-11-29T09:22:00Z">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DF64B37" w14:textId="79C7143E"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021" w:author="Xolani Sibande" w:date="2023-11-29T08:28:00Z">
                  <w:rPr>
                    <w:sz w:val="18"/>
                    <w:szCs w:val="18"/>
                  </w:rPr>
                </w:rPrChange>
              </w:rPr>
            </w:pPr>
            <w:r w:rsidRPr="005C695D">
              <w:rPr>
                <w:rFonts w:eastAsia="Helvetica" w:hAnsi="Helvetica" w:cs="Helvetica"/>
                <w:color w:val="000000"/>
                <w:sz w:val="16"/>
                <w:szCs w:val="16"/>
              </w:rPr>
              <w:t>(0.0075)</w:t>
            </w: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022" w:author="Xolani Sibande" w:date="2023-11-29T09:22:00Z">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CB02345" w14:textId="656088F4" w:rsidR="00962EA3" w:rsidRPr="005C695D" w:rsidRDefault="00962EA3"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023" w:author="Xolani Sibande" w:date="2023-11-29T08:28:00Z">
                  <w:rPr>
                    <w:sz w:val="18"/>
                    <w:szCs w:val="18"/>
                  </w:rPr>
                </w:rPrChange>
              </w:rPr>
            </w:pPr>
            <w:r w:rsidRPr="005C695D">
              <w:rPr>
                <w:rFonts w:eastAsia="Helvetica" w:hAnsi="Helvetica" w:cs="Helvetica"/>
                <w:color w:val="000000"/>
                <w:sz w:val="16"/>
                <w:szCs w:val="16"/>
              </w:rPr>
              <w:t>(0.0075)</w:t>
            </w:r>
          </w:p>
        </w:tc>
      </w:tr>
      <w:tr w:rsidR="00370EF6" w:rsidRPr="005C695D" w14:paraId="058AF998" w14:textId="77777777" w:rsidTr="00A12FCA">
        <w:trPr>
          <w:trHeight w:hRule="exact" w:val="340"/>
        </w:trPr>
        <w:tc>
          <w:tcPr>
            <w:tcW w:w="8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024" w:author="Xolani Sibande" w:date="2023-11-29T09:22:00Z">
              <w:tcPr>
                <w:tcW w:w="8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FD32CFB"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025" w:author="Xolani Sibande" w:date="2023-11-29T08:28:00Z">
                  <w:rPr>
                    <w:sz w:val="18"/>
                    <w:szCs w:val="18"/>
                  </w:rPr>
                </w:rPrChange>
              </w:rPr>
            </w:pPr>
            <w:r w:rsidRPr="005C695D">
              <w:rPr>
                <w:rFonts w:eastAsia="Helvetica" w:hAnsi="Helvetica" w:cs="Helvetica"/>
                <w:color w:val="000000"/>
                <w:sz w:val="16"/>
                <w:szCs w:val="16"/>
                <w:rPrChange w:id="2026" w:author="Xolani Sibande" w:date="2023-11-29T08:28:00Z">
                  <w:rPr>
                    <w:rFonts w:eastAsia="Helvetica" w:hAnsi="Helvetica" w:cs="Helvetica"/>
                    <w:color w:val="000000"/>
                    <w:sz w:val="18"/>
                    <w:szCs w:val="18"/>
                  </w:rPr>
                </w:rPrChange>
              </w:rPr>
              <w:t>Num.Obs.</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027" w:author="Xolani Sibande" w:date="2023-11-29T09:22:00Z">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3717233"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028" w:author="Xolani Sibande" w:date="2023-11-29T08:28:00Z">
                  <w:rPr>
                    <w:sz w:val="18"/>
                    <w:szCs w:val="18"/>
                  </w:rPr>
                </w:rPrChange>
              </w:rPr>
            </w:pPr>
            <w:r w:rsidRPr="005C695D">
              <w:rPr>
                <w:rFonts w:eastAsia="Helvetica" w:hAnsi="Helvetica" w:cs="Helvetica"/>
                <w:color w:val="000000"/>
                <w:sz w:val="16"/>
                <w:szCs w:val="16"/>
                <w:rPrChange w:id="2029" w:author="Xolani Sibande" w:date="2023-11-29T08:28:00Z">
                  <w:rPr>
                    <w:rFonts w:eastAsia="Helvetica" w:hAnsi="Helvetica" w:cs="Helvetica"/>
                    <w:color w:val="000000"/>
                    <w:sz w:val="18"/>
                    <w:szCs w:val="18"/>
                  </w:rPr>
                </w:rPrChange>
              </w:rPr>
              <w:t>372</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030" w:author="Xolani Sibande" w:date="2023-11-29T09:22:00Z">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236E046"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031" w:author="Xolani Sibande" w:date="2023-11-29T08:28:00Z">
                  <w:rPr>
                    <w:sz w:val="18"/>
                    <w:szCs w:val="18"/>
                  </w:rPr>
                </w:rPrChange>
              </w:rPr>
            </w:pPr>
            <w:r w:rsidRPr="005C695D">
              <w:rPr>
                <w:rFonts w:eastAsia="Helvetica" w:hAnsi="Helvetica" w:cs="Helvetica"/>
                <w:color w:val="000000"/>
                <w:sz w:val="16"/>
                <w:szCs w:val="16"/>
                <w:rPrChange w:id="2032" w:author="Xolani Sibande" w:date="2023-11-29T08:28:00Z">
                  <w:rPr>
                    <w:rFonts w:eastAsia="Helvetica" w:hAnsi="Helvetica" w:cs="Helvetica"/>
                    <w:color w:val="000000"/>
                    <w:sz w:val="18"/>
                    <w:szCs w:val="18"/>
                  </w:rPr>
                </w:rPrChange>
              </w:rPr>
              <w:t>372</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033" w:author="Xolani Sibande" w:date="2023-11-29T09:22:00Z">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E46BDC9"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034" w:author="Xolani Sibande" w:date="2023-11-29T08:28:00Z">
                  <w:rPr>
                    <w:sz w:val="18"/>
                    <w:szCs w:val="18"/>
                  </w:rPr>
                </w:rPrChange>
              </w:rPr>
            </w:pPr>
            <w:r w:rsidRPr="005C695D">
              <w:rPr>
                <w:rFonts w:eastAsia="Helvetica" w:hAnsi="Helvetica" w:cs="Helvetica"/>
                <w:color w:val="000000"/>
                <w:sz w:val="16"/>
                <w:szCs w:val="16"/>
                <w:rPrChange w:id="2035" w:author="Xolani Sibande" w:date="2023-11-29T08:28:00Z">
                  <w:rPr>
                    <w:rFonts w:eastAsia="Helvetica" w:hAnsi="Helvetica" w:cs="Helvetica"/>
                    <w:color w:val="000000"/>
                    <w:sz w:val="18"/>
                    <w:szCs w:val="18"/>
                  </w:rPr>
                </w:rPrChange>
              </w:rPr>
              <w:t>368</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036" w:author="Xolani Sibande" w:date="2023-11-29T09:22:00Z">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AEBB87E"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037" w:author="Xolani Sibande" w:date="2023-11-29T08:28:00Z">
                  <w:rPr>
                    <w:sz w:val="18"/>
                    <w:szCs w:val="18"/>
                  </w:rPr>
                </w:rPrChange>
              </w:rPr>
            </w:pPr>
            <w:r w:rsidRPr="005C695D">
              <w:rPr>
                <w:rFonts w:eastAsia="Helvetica" w:hAnsi="Helvetica" w:cs="Helvetica"/>
                <w:color w:val="000000"/>
                <w:sz w:val="16"/>
                <w:szCs w:val="16"/>
                <w:rPrChange w:id="2038" w:author="Xolani Sibande" w:date="2023-11-29T08:28:00Z">
                  <w:rPr>
                    <w:rFonts w:eastAsia="Helvetica" w:hAnsi="Helvetica" w:cs="Helvetica"/>
                    <w:color w:val="000000"/>
                    <w:sz w:val="18"/>
                    <w:szCs w:val="18"/>
                  </w:rPr>
                </w:rPrChange>
              </w:rPr>
              <w:t>368</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039" w:author="Xolani Sibande" w:date="2023-11-29T09:22:00Z">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0115F8A" w14:textId="77777777"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040" w:author="Xolani Sibande" w:date="2023-11-29T08:28:00Z">
                  <w:rPr>
                    <w:sz w:val="18"/>
                    <w:szCs w:val="18"/>
                  </w:rPr>
                </w:rPrChange>
              </w:rPr>
            </w:pPr>
            <w:r w:rsidRPr="005C695D">
              <w:rPr>
                <w:rFonts w:eastAsia="Helvetica" w:hAnsi="Helvetica" w:cs="Helvetica"/>
                <w:color w:val="000000"/>
                <w:sz w:val="16"/>
                <w:szCs w:val="16"/>
                <w:rPrChange w:id="2041" w:author="Xolani Sibande" w:date="2023-11-29T08:28:00Z">
                  <w:rPr>
                    <w:rFonts w:eastAsia="Helvetica" w:hAnsi="Helvetica" w:cs="Helvetica"/>
                    <w:color w:val="000000"/>
                    <w:sz w:val="18"/>
                    <w:szCs w:val="18"/>
                  </w:rPr>
                </w:rPrChange>
              </w:rPr>
              <w:t>364</w:t>
            </w:r>
          </w:p>
        </w:tc>
      </w:tr>
      <w:tr w:rsidR="00917C36" w:rsidRPr="005C695D" w14:paraId="0E0634AD" w14:textId="77777777" w:rsidTr="00A12FCA">
        <w:trPr>
          <w:trHeight w:hRule="exact" w:val="340"/>
        </w:trPr>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042" w:author="Xolani Sibande" w:date="2023-11-29T09:22:00Z">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F95E222" w14:textId="77777777" w:rsidR="00917C36" w:rsidRPr="005C695D" w:rsidRDefault="00917C3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043" w:author="Xolani Sibande" w:date="2023-11-29T08:28:00Z">
                  <w:rPr>
                    <w:sz w:val="18"/>
                    <w:szCs w:val="18"/>
                  </w:rPr>
                </w:rPrChange>
              </w:rPr>
            </w:pPr>
            <w:r w:rsidRPr="005C695D">
              <w:rPr>
                <w:rFonts w:eastAsia="Helvetica" w:hAnsi="Helvetica" w:cs="Helvetica"/>
                <w:color w:val="000000"/>
                <w:sz w:val="16"/>
                <w:szCs w:val="16"/>
                <w:rPrChange w:id="2044" w:author="Xolani Sibande" w:date="2023-11-29T08:28:00Z">
                  <w:rPr>
                    <w:rFonts w:eastAsia="Helvetica" w:hAnsi="Helvetica" w:cs="Helvetica"/>
                    <w:color w:val="000000"/>
                    <w:sz w:val="18"/>
                    <w:szCs w:val="18"/>
                  </w:rPr>
                </w:rPrChange>
              </w:rPr>
              <w:t>Adj.R squared</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045"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41108BE" w14:textId="4372F15A" w:rsidR="00917C36" w:rsidRPr="005C695D" w:rsidRDefault="00917C3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046" w:author="Xolani Sibande" w:date="2023-11-29T08:28:00Z">
                  <w:rPr>
                    <w:sz w:val="18"/>
                    <w:szCs w:val="18"/>
                  </w:rPr>
                </w:rPrChange>
              </w:rPr>
            </w:pPr>
            <w:r w:rsidRPr="005C695D">
              <w:rPr>
                <w:rFonts w:eastAsia="Helvetica" w:hAnsi="Helvetica" w:cs="Helvetica"/>
                <w:color w:val="000000"/>
                <w:sz w:val="16"/>
                <w:szCs w:val="16"/>
              </w:rPr>
              <w:t>0.12</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047"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C894B6C" w14:textId="2BA1D513" w:rsidR="00917C36" w:rsidRPr="005C695D" w:rsidRDefault="00917C3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048" w:author="Xolani Sibande" w:date="2023-11-29T08:28:00Z">
                  <w:rPr>
                    <w:sz w:val="18"/>
                    <w:szCs w:val="18"/>
                  </w:rPr>
                </w:rPrChange>
              </w:rPr>
            </w:pPr>
            <w:r w:rsidRPr="005C695D">
              <w:rPr>
                <w:rFonts w:eastAsia="Helvetica" w:hAnsi="Helvetica" w:cs="Helvetica"/>
                <w:color w:val="000000"/>
                <w:sz w:val="16"/>
                <w:szCs w:val="16"/>
              </w:rPr>
              <w:t>0.13</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049" w:author="Xolani Sibande" w:date="2023-11-29T09:22:00Z">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A1F4560" w14:textId="7A780966" w:rsidR="00917C36" w:rsidRPr="005C695D" w:rsidRDefault="00917C3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050" w:author="Xolani Sibande" w:date="2023-11-29T08:28:00Z">
                  <w:rPr>
                    <w:sz w:val="18"/>
                    <w:szCs w:val="18"/>
                  </w:rPr>
                </w:rPrChange>
              </w:rPr>
            </w:pPr>
            <w:r w:rsidRPr="005C695D">
              <w:rPr>
                <w:rFonts w:eastAsia="Helvetica" w:hAnsi="Helvetica" w:cs="Helvetica"/>
                <w:color w:val="000000"/>
                <w:sz w:val="16"/>
                <w:szCs w:val="16"/>
              </w:rPr>
              <w:t>0.13</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051"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CB5573B" w14:textId="6A0D838A" w:rsidR="00917C36" w:rsidRPr="005C695D" w:rsidRDefault="00917C3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052" w:author="Xolani Sibande" w:date="2023-11-29T08:28:00Z">
                  <w:rPr>
                    <w:sz w:val="18"/>
                    <w:szCs w:val="18"/>
                  </w:rPr>
                </w:rPrChange>
              </w:rPr>
            </w:pPr>
            <w:r w:rsidRPr="005C695D">
              <w:rPr>
                <w:rFonts w:eastAsia="Helvetica" w:hAnsi="Helvetica" w:cs="Helvetica"/>
                <w:color w:val="000000"/>
                <w:sz w:val="16"/>
                <w:szCs w:val="16"/>
              </w:rPr>
              <w:t>0.14</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053" w:author="Xolani Sibande" w:date="2023-11-29T09:22:00Z">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3E046BA" w14:textId="237C3E25" w:rsidR="00917C36" w:rsidRPr="005C695D" w:rsidRDefault="00917C3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054" w:author="Xolani Sibande" w:date="2023-11-29T08:28:00Z">
                  <w:rPr>
                    <w:sz w:val="18"/>
                    <w:szCs w:val="18"/>
                  </w:rPr>
                </w:rPrChange>
              </w:rPr>
            </w:pPr>
            <w:r w:rsidRPr="005C695D">
              <w:rPr>
                <w:rFonts w:eastAsia="Helvetica" w:hAnsi="Helvetica" w:cs="Helvetica"/>
                <w:color w:val="000000"/>
                <w:sz w:val="16"/>
                <w:szCs w:val="16"/>
              </w:rPr>
              <w:t>0.14</w:t>
            </w:r>
          </w:p>
        </w:tc>
      </w:tr>
      <w:tr w:rsidR="00917C36" w:rsidRPr="005C695D" w14:paraId="51F15F68" w14:textId="77777777" w:rsidTr="00A12FCA">
        <w:trPr>
          <w:trHeight w:hRule="exact" w:val="340"/>
        </w:trPr>
        <w:tc>
          <w:tcPr>
            <w:tcW w:w="8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055" w:author="Xolani Sibande" w:date="2023-11-29T09:22:00Z">
              <w:tcPr>
                <w:tcW w:w="8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F1F81EE" w14:textId="77777777" w:rsidR="00917C36" w:rsidRPr="005C695D" w:rsidRDefault="00917C3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056" w:author="Xolani Sibande" w:date="2023-11-29T08:28:00Z">
                  <w:rPr>
                    <w:sz w:val="18"/>
                    <w:szCs w:val="18"/>
                  </w:rPr>
                </w:rPrChange>
              </w:rPr>
            </w:pPr>
            <w:r w:rsidRPr="005C695D">
              <w:rPr>
                <w:rFonts w:eastAsia="Helvetica" w:hAnsi="Helvetica" w:cs="Helvetica"/>
                <w:color w:val="000000"/>
                <w:sz w:val="16"/>
                <w:szCs w:val="16"/>
                <w:rPrChange w:id="2057" w:author="Xolani Sibande" w:date="2023-11-29T08:28:00Z">
                  <w:rPr>
                    <w:rFonts w:eastAsia="Helvetica" w:hAnsi="Helvetica" w:cs="Helvetica"/>
                    <w:color w:val="000000"/>
                    <w:sz w:val="18"/>
                    <w:szCs w:val="18"/>
                  </w:rPr>
                </w:rPrChange>
              </w:rPr>
              <w:t>Test of equality (p-value)</w:t>
            </w: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058" w:author="Xolani Sibande" w:date="2023-11-29T09:22:00Z">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6C839F7" w14:textId="7068D254" w:rsidR="00917C36" w:rsidRPr="005C695D" w:rsidRDefault="00917C3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059" w:author="Xolani Sibande" w:date="2023-11-29T08:28:00Z">
                  <w:rPr>
                    <w:sz w:val="18"/>
                    <w:szCs w:val="18"/>
                  </w:rPr>
                </w:rPrChange>
              </w:rPr>
            </w:pPr>
            <w:r w:rsidRPr="005C695D">
              <w:rPr>
                <w:rFonts w:eastAsia="Helvetica" w:hAnsi="Helvetica" w:cs="Helvetica"/>
                <w:color w:val="000000"/>
                <w:sz w:val="16"/>
                <w:szCs w:val="16"/>
              </w:rPr>
              <w:t>0.24</w:t>
            </w: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060" w:author="Xolani Sibande" w:date="2023-11-29T09:22:00Z">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A647C8B" w14:textId="0059C5E6" w:rsidR="00917C36" w:rsidRPr="005C695D" w:rsidRDefault="00917C3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061" w:author="Xolani Sibande" w:date="2023-11-29T08:28:00Z">
                  <w:rPr>
                    <w:sz w:val="18"/>
                    <w:szCs w:val="18"/>
                  </w:rPr>
                </w:rPrChange>
              </w:rPr>
            </w:pPr>
            <w:r w:rsidRPr="005C695D">
              <w:rPr>
                <w:rFonts w:eastAsia="Helvetica" w:hAnsi="Helvetica" w:cs="Helvetica"/>
                <w:color w:val="000000"/>
                <w:sz w:val="16"/>
                <w:szCs w:val="16"/>
              </w:rPr>
              <w:t>0.01</w:t>
            </w: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062" w:author="Xolani Sibande" w:date="2023-11-29T09:22:00Z">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C0AA2BC" w14:textId="0F09B2E4" w:rsidR="00917C36" w:rsidRPr="005C695D" w:rsidRDefault="00917C3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063" w:author="Xolani Sibande" w:date="2023-11-29T08:28:00Z">
                  <w:rPr>
                    <w:sz w:val="18"/>
                    <w:szCs w:val="18"/>
                  </w:rPr>
                </w:rPrChange>
              </w:rPr>
            </w:pPr>
            <w:r w:rsidRPr="005C695D">
              <w:rPr>
                <w:rFonts w:eastAsia="Helvetica" w:hAnsi="Helvetica" w:cs="Helvetica"/>
                <w:color w:val="000000"/>
                <w:sz w:val="16"/>
                <w:szCs w:val="16"/>
              </w:rPr>
              <w:t>0.02</w:t>
            </w: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064" w:author="Xolani Sibande" w:date="2023-11-29T09:22:00Z">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F11CFA6" w14:textId="0220A05D" w:rsidR="00917C36" w:rsidRPr="005C695D" w:rsidRDefault="00917C3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065" w:author="Xolani Sibande" w:date="2023-11-29T08:28:00Z">
                  <w:rPr>
                    <w:sz w:val="18"/>
                    <w:szCs w:val="18"/>
                  </w:rPr>
                </w:rPrChange>
              </w:rPr>
            </w:pPr>
            <w:r w:rsidRPr="005C695D">
              <w:rPr>
                <w:rFonts w:eastAsia="Helvetica" w:hAnsi="Helvetica" w:cs="Helvetica"/>
                <w:color w:val="000000"/>
                <w:sz w:val="16"/>
                <w:szCs w:val="16"/>
              </w:rPr>
              <w:t>0.01</w:t>
            </w: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066" w:author="Xolani Sibande" w:date="2023-11-29T09:22:00Z">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9580CD7" w14:textId="38B4AEDD" w:rsidR="00917C36" w:rsidRPr="005C695D" w:rsidRDefault="00917C36"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067" w:author="Xolani Sibande" w:date="2023-11-29T08:28:00Z">
                  <w:rPr>
                    <w:sz w:val="18"/>
                    <w:szCs w:val="18"/>
                  </w:rPr>
                </w:rPrChange>
              </w:rPr>
            </w:pPr>
            <w:r w:rsidRPr="005C695D">
              <w:rPr>
                <w:rFonts w:eastAsia="Helvetica" w:hAnsi="Helvetica" w:cs="Helvetica"/>
                <w:color w:val="000000"/>
                <w:sz w:val="16"/>
                <w:szCs w:val="16"/>
              </w:rPr>
              <w:t>0.02</w:t>
            </w:r>
          </w:p>
        </w:tc>
      </w:tr>
      <w:tr w:rsidR="00370EF6" w:rsidRPr="005C695D" w14:paraId="1AC14B18" w14:textId="77777777" w:rsidTr="00A12FCA">
        <w:trPr>
          <w:trHeight w:hRule="exact" w:val="340"/>
        </w:trPr>
        <w:tc>
          <w:tcPr>
            <w:tcW w:w="5000" w:type="pct"/>
            <w:gridSpan w:val="6"/>
            <w:tcBorders>
              <w:top w:val="single" w:sz="12" w:space="0" w:color="537380"/>
              <w:left w:val="none" w:sz="0" w:space="0" w:color="FFFFFF"/>
              <w:bottom w:val="single" w:sz="12" w:space="0" w:color="537380"/>
              <w:right w:val="none" w:sz="0" w:space="0" w:color="FFFFFF"/>
            </w:tcBorders>
            <w:shd w:val="clear" w:color="auto" w:fill="FFFFFF"/>
            <w:tcMar>
              <w:top w:w="0" w:type="dxa"/>
              <w:left w:w="0" w:type="dxa"/>
              <w:bottom w:w="0" w:type="dxa"/>
              <w:right w:w="0" w:type="dxa"/>
            </w:tcMar>
            <w:vAlign w:val="center"/>
            <w:tcPrChange w:id="2068" w:author="Xolani Sibande" w:date="2023-11-29T09:22:00Z">
              <w:tcPr>
                <w:tcW w:w="5000" w:type="pct"/>
                <w:gridSpan w:val="6"/>
                <w:tcBorders>
                  <w:top w:val="single" w:sz="12" w:space="0" w:color="537380"/>
                  <w:left w:val="none" w:sz="0" w:space="0" w:color="FFFFFF"/>
                  <w:bottom w:val="single" w:sz="12" w:space="0" w:color="537380"/>
                  <w:right w:val="none" w:sz="0" w:space="0" w:color="FFFFFF"/>
                </w:tcBorders>
                <w:shd w:val="clear" w:color="auto" w:fill="FFFFFF"/>
                <w:tcMar>
                  <w:top w:w="0" w:type="dxa"/>
                  <w:left w:w="0" w:type="dxa"/>
                  <w:bottom w:w="0" w:type="dxa"/>
                  <w:right w:w="0" w:type="dxa"/>
                </w:tcMar>
                <w:vAlign w:val="center"/>
              </w:tcPr>
            </w:tcPrChange>
          </w:tcPr>
          <w:p w14:paraId="33E607AD" w14:textId="2F48B714" w:rsidR="00370EF6" w:rsidRPr="005C695D" w:rsidRDefault="00D00CD1" w:rsidP="005C695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069" w:author="Xolani Sibande" w:date="2023-11-29T08:28:00Z">
                  <w:rPr>
                    <w:sz w:val="18"/>
                    <w:szCs w:val="18"/>
                  </w:rPr>
                </w:rPrChange>
              </w:rPr>
            </w:pPr>
            <w:r w:rsidRPr="005C695D">
              <w:rPr>
                <w:rFonts w:eastAsia="Helvetica" w:hAnsi="Helvetica" w:cs="Helvetica"/>
                <w:color w:val="000000"/>
                <w:sz w:val="16"/>
                <w:szCs w:val="16"/>
                <w:rPrChange w:id="2070" w:author="Xolani Sibande" w:date="2023-11-29T08:28:00Z">
                  <w:rPr>
                    <w:rFonts w:eastAsia="Helvetica" w:hAnsi="Helvetica" w:cs="Helvetica"/>
                    <w:color w:val="000000"/>
                    <w:sz w:val="18"/>
                    <w:szCs w:val="18"/>
                  </w:rPr>
                </w:rPrChange>
              </w:rPr>
              <w:t>Note: Non-financial corporations results. The dep</w:t>
            </w:r>
            <w:r w:rsidR="00087643" w:rsidRPr="005C695D">
              <w:rPr>
                <w:rFonts w:eastAsia="Helvetica" w:hAnsi="Helvetica" w:cs="Helvetica"/>
                <w:color w:val="000000"/>
                <w:sz w:val="16"/>
                <w:szCs w:val="16"/>
                <w:rPrChange w:id="2071" w:author="Xolani Sibande" w:date="2023-11-29T08:28:00Z">
                  <w:rPr>
                    <w:rFonts w:eastAsia="Helvetica" w:hAnsi="Helvetica" w:cs="Helvetica"/>
                    <w:color w:val="000000"/>
                    <w:sz w:val="18"/>
                    <w:szCs w:val="18"/>
                  </w:rPr>
                </w:rPrChange>
              </w:rPr>
              <w:t>e</w:t>
            </w:r>
            <w:r w:rsidRPr="005C695D">
              <w:rPr>
                <w:rFonts w:eastAsia="Helvetica" w:hAnsi="Helvetica" w:cs="Helvetica"/>
                <w:color w:val="000000"/>
                <w:sz w:val="16"/>
                <w:szCs w:val="16"/>
                <w:rPrChange w:id="2072" w:author="Xolani Sibande" w:date="2023-11-29T08:28:00Z">
                  <w:rPr>
                    <w:rFonts w:eastAsia="Helvetica" w:hAnsi="Helvetica" w:cs="Helvetica"/>
                    <w:color w:val="000000"/>
                    <w:sz w:val="18"/>
                    <w:szCs w:val="18"/>
                  </w:rPr>
                </w:rPrChange>
              </w:rPr>
              <w:t>ndant variables i</w:t>
            </w:r>
            <w:r w:rsidR="000367AE" w:rsidRPr="005C695D">
              <w:rPr>
                <w:rFonts w:eastAsia="Helvetica" w:hAnsi="Helvetica" w:cs="Helvetica"/>
                <w:color w:val="000000"/>
                <w:sz w:val="16"/>
                <w:szCs w:val="16"/>
                <w:rPrChange w:id="2073" w:author="Xolani Sibande" w:date="2023-11-29T08:28:00Z">
                  <w:rPr>
                    <w:rFonts w:eastAsia="Helvetica" w:hAnsi="Helvetica" w:cs="Helvetica"/>
                    <w:color w:val="000000"/>
                    <w:sz w:val="18"/>
                    <w:szCs w:val="18"/>
                  </w:rPr>
                </w:rPrChange>
              </w:rPr>
              <w:t>s</w:t>
            </w:r>
            <w:r w:rsidRPr="005C695D">
              <w:rPr>
                <w:rFonts w:eastAsia="Helvetica" w:hAnsi="Helvetica" w:cs="Helvetica"/>
                <w:color w:val="000000"/>
                <w:sz w:val="16"/>
                <w:szCs w:val="16"/>
                <w:rPrChange w:id="2074" w:author="Xolani Sibande" w:date="2023-11-29T08:28:00Z">
                  <w:rPr>
                    <w:rFonts w:eastAsia="Helvetica" w:hAnsi="Helvetica" w:cs="Helvetica"/>
                    <w:color w:val="000000"/>
                    <w:sz w:val="18"/>
                    <w:szCs w:val="18"/>
                  </w:rPr>
                </w:rPrChange>
              </w:rPr>
              <w:t xml:space="preserve"> loan growth at bank level at a monthly frequency, calculated as the log difference at t and t -1. All control variables are defined in Table </w:t>
            </w:r>
            <w:ins w:id="2075" w:author="Xolani Sibande" w:date="2023-11-29T08:52:00Z">
              <w:r w:rsidR="00531C13">
                <w:rPr>
                  <w:rFonts w:eastAsia="Helvetica" w:hAnsi="Helvetica" w:cs="Helvetica"/>
                  <w:color w:val="000000"/>
                  <w:sz w:val="16"/>
                  <w:szCs w:val="16"/>
                </w:rPr>
                <w:t>3</w:t>
              </w:r>
            </w:ins>
            <w:del w:id="2076" w:author="Xolani Sibande" w:date="2023-11-29T08:52:00Z">
              <w:r w:rsidRPr="005C695D" w:rsidDel="00531C13">
                <w:rPr>
                  <w:rFonts w:eastAsia="Helvetica" w:hAnsi="Helvetica" w:cs="Helvetica"/>
                  <w:color w:val="000000"/>
                  <w:sz w:val="16"/>
                  <w:szCs w:val="16"/>
                  <w:rPrChange w:id="2077" w:author="Xolani Sibande" w:date="2023-11-29T08:28:00Z">
                    <w:rPr>
                      <w:rFonts w:eastAsia="Helvetica" w:hAnsi="Helvetica" w:cs="Helvetica"/>
                      <w:color w:val="000000"/>
                      <w:sz w:val="18"/>
                      <w:szCs w:val="18"/>
                    </w:rPr>
                  </w:rPrChange>
                </w:rPr>
                <w:delText>2</w:delText>
              </w:r>
            </w:del>
            <w:r w:rsidRPr="005C695D">
              <w:rPr>
                <w:rFonts w:eastAsia="Helvetica" w:hAnsi="Helvetica" w:cs="Helvetica"/>
                <w:color w:val="000000"/>
                <w:sz w:val="16"/>
                <w:szCs w:val="16"/>
                <w:rPrChange w:id="2078" w:author="Xolani Sibande" w:date="2023-11-29T08:28:00Z">
                  <w:rPr>
                    <w:rFonts w:eastAsia="Helvetica" w:hAnsi="Helvetica" w:cs="Helvetica"/>
                    <w:color w:val="000000"/>
                    <w:sz w:val="18"/>
                    <w:szCs w:val="18"/>
                  </w:rPr>
                </w:rPrChange>
              </w:rPr>
              <w:t>. Standard errors are clustered at a bank level. All equations include both bank and monthly</w:t>
            </w:r>
            <w:r w:rsidR="00087643" w:rsidRPr="005C695D">
              <w:rPr>
                <w:rFonts w:eastAsia="Helvetica" w:hAnsi="Helvetica" w:cs="Helvetica"/>
                <w:color w:val="000000"/>
                <w:sz w:val="16"/>
                <w:szCs w:val="16"/>
                <w:rPrChange w:id="2079" w:author="Xolani Sibande" w:date="2023-11-29T08:28:00Z">
                  <w:rPr>
                    <w:rFonts w:eastAsia="Helvetica" w:hAnsi="Helvetica" w:cs="Helvetica"/>
                    <w:color w:val="000000"/>
                    <w:sz w:val="18"/>
                    <w:szCs w:val="18"/>
                  </w:rPr>
                </w:rPrChange>
              </w:rPr>
              <w:t xml:space="preserve"> fixed</w:t>
            </w:r>
            <w:r w:rsidRPr="005C695D">
              <w:rPr>
                <w:rFonts w:eastAsia="Helvetica" w:hAnsi="Helvetica" w:cs="Helvetica"/>
                <w:color w:val="000000"/>
                <w:sz w:val="16"/>
                <w:szCs w:val="16"/>
                <w:rPrChange w:id="2080" w:author="Xolani Sibande" w:date="2023-11-29T08:28:00Z">
                  <w:rPr>
                    <w:rFonts w:eastAsia="Helvetica" w:hAnsi="Helvetica" w:cs="Helvetica"/>
                    <w:color w:val="000000"/>
                    <w:sz w:val="18"/>
                    <w:szCs w:val="18"/>
                  </w:rPr>
                </w:rPrChange>
              </w:rPr>
              <w:t xml:space="preserve"> effects. A test for equality p-value of &lt; 0.1 is significant. </w:t>
            </w:r>
            <m:oMath>
              <m:r>
                <w:rPr>
                  <w:rFonts w:ascii="Cambria Math" w:hAnsi="Cambria Math"/>
                  <w:sz w:val="16"/>
                  <w:szCs w:val="16"/>
                  <w:rPrChange w:id="2081" w:author="Xolani Sibande" w:date="2023-11-29T08:28:00Z">
                    <w:rPr>
                      <w:rFonts w:ascii="Cambria Math" w:hAnsi="Cambria Math"/>
                      <w:sz w:val="18"/>
                      <w:szCs w:val="18"/>
                    </w:rPr>
                  </w:rPrChange>
                </w:rPr>
                <m:t>***p&lt;0.01,**p&lt;0.05,*p&lt;0.1</m:t>
              </m:r>
            </m:oMath>
          </w:p>
        </w:tc>
      </w:tr>
    </w:tbl>
    <w:p w14:paraId="31836E33" w14:textId="77777777" w:rsidR="00AE6F56" w:rsidRDefault="00AE6F56">
      <w:pPr>
        <w:sectPr w:rsidR="00AE6F56" w:rsidSect="00153598">
          <w:footnotePr>
            <w:numFmt w:val="chicago"/>
            <w:numRestart w:val="eachSect"/>
          </w:footnotePr>
          <w:pgSz w:w="11907" w:h="16840" w:code="9"/>
          <w:pgMar w:top="1418" w:right="1418" w:bottom="1418" w:left="1418" w:header="720" w:footer="720" w:gutter="0"/>
          <w:cols w:space="720"/>
          <w:docGrid w:linePitch="326"/>
        </w:sectPr>
      </w:pPr>
    </w:p>
    <w:p w14:paraId="1B18D2D1" w14:textId="4BB704C1" w:rsidR="00603207" w:rsidRDefault="00603207" w:rsidP="00603207">
      <w:pPr>
        <w:pStyle w:val="Heading2"/>
      </w:pPr>
      <w:r>
        <w:lastRenderedPageBreak/>
        <w:t>5.</w:t>
      </w:r>
      <w:r w:rsidR="00456601">
        <w:t>2</w:t>
      </w:r>
      <w:r>
        <w:tab/>
      </w:r>
      <w:r w:rsidR="00456601">
        <w:t>Dynamic</w:t>
      </w:r>
      <w:r>
        <w:t xml:space="preserve"> estimation</w:t>
      </w:r>
    </w:p>
    <w:p w14:paraId="45CF797F" w14:textId="0DEFA5ED" w:rsidR="00772384" w:rsidDel="00876958" w:rsidRDefault="00456601">
      <w:pPr>
        <w:rPr>
          <w:del w:id="2082" w:author="Xolani Sibande" w:date="2023-11-29T08:29:00Z"/>
        </w:rPr>
      </w:pPr>
      <w:r>
        <w:t xml:space="preserve">To complement these panel data estimates, we also report </w:t>
      </w:r>
      <w:r w:rsidR="00FB20A9">
        <w:t xml:space="preserve">some preliminary dynamic </w:t>
      </w:r>
      <w:del w:id="2083" w:author="Xolani Sibande" w:date="2023-11-29T08:29:00Z">
        <w:r w:rsidR="00FB20A9" w:rsidDel="005C695D">
          <w:delText>estimation..</w:delText>
        </w:r>
      </w:del>
      <w:ins w:id="2084" w:author="Xolani Sibande" w:date="2023-11-29T08:29:00Z">
        <w:r w:rsidR="005C695D">
          <w:t>estimation.</w:t>
        </w:r>
      </w:ins>
      <w:r w:rsidR="00FB20A9">
        <w:t xml:space="preserve"> </w:t>
      </w:r>
      <w:r w:rsidR="00C65575">
        <w:t xml:space="preserve">We use the </w:t>
      </w:r>
      <w:r w:rsidR="009B3FAF">
        <w:t xml:space="preserve">local </w:t>
      </w:r>
      <w:r w:rsidR="00C65575">
        <w:t>method of</w:t>
      </w:r>
      <w:r w:rsidR="00FB20A9">
        <w:t xml:space="preserve"> Jordà (2005) </w:t>
      </w:r>
      <w:r w:rsidR="009A6A2E">
        <w:t xml:space="preserve">for </w:t>
      </w:r>
      <w:r w:rsidR="00FB20A9">
        <w:t xml:space="preserve">calculating impulse responses called local projections, which utilises an expanding window </w:t>
      </w:r>
      <w:r w:rsidR="009A6A2E">
        <w:t xml:space="preserve">to </w:t>
      </w:r>
      <w:del w:id="2085" w:author="Xolani Sibande" w:date="2023-11-29T08:29:00Z">
        <w:r w:rsidR="009A6A2E" w:rsidDel="005C695D">
          <w:delText>quanity</w:delText>
        </w:r>
      </w:del>
      <w:ins w:id="2086" w:author="Xolani Sibande" w:date="2023-11-29T08:29:00Z">
        <w:r w:rsidR="005C695D">
          <w:t>quantity</w:t>
        </w:r>
      </w:ins>
      <w:r w:rsidR="009A6A2E">
        <w:t xml:space="preserve"> the </w:t>
      </w:r>
      <w:r w:rsidR="00FB20A9">
        <w:t>impact on the dependant variables of a shock on the independent variables at a specific period, at each unit of the shock period. That is, we estimate a change in capital requirements (</w:t>
      </w:r>
      <m:oMath>
        <m:r>
          <w:rPr>
            <w:rFonts w:ascii="Cambria Math" w:hAnsi="Cambria Math"/>
          </w:rPr>
          <m:t>ΔKR</m:t>
        </m:r>
      </m:oMath>
      <w:r w:rsidR="00FB20A9">
        <w:t>) at each period of the expanding window of the change in the lending (</w:t>
      </w:r>
      <m:oMath>
        <m:r>
          <w:rPr>
            <w:rFonts w:ascii="Cambria Math" w:hAnsi="Cambria Math"/>
          </w:rPr>
          <m:t>ΔLOAN</m:t>
        </m:r>
      </m:oMath>
      <w:r w:rsidR="00FB20A9">
        <w:t>).</w:t>
      </w:r>
      <w:ins w:id="2087" w:author="Xolani Sibande" w:date="2023-11-29T08:29:00Z">
        <w:r w:rsidR="00876958">
          <w:t xml:space="preserve"> </w:t>
        </w:r>
      </w:ins>
      <w:del w:id="2088" w:author="Xolani Sibande" w:date="2023-11-29T08:29:00Z">
        <w:r w:rsidR="00FB20A9" w:rsidDel="00876958">
          <w:delText xml:space="preserve"> </w:delText>
        </w:r>
      </w:del>
    </w:p>
    <w:p w14:paraId="03B7FFE8" w14:textId="6C08C60F" w:rsidR="00880538" w:rsidRDefault="00880538">
      <w:r>
        <w:t>This estimation employs the same control variables as our baseline panel model.</w:t>
      </w:r>
    </w:p>
    <w:p w14:paraId="62CE1C70" w14:textId="6991D1C4" w:rsidR="0007700A" w:rsidRDefault="00FB20A9">
      <w:r>
        <w:t xml:space="preserve">Figure </w:t>
      </w:r>
      <w:ins w:id="2089" w:author="Xolani Sibande" w:date="2023-11-29T08:44:00Z">
        <w:r w:rsidR="00D933E7">
          <w:t>3</w:t>
        </w:r>
      </w:ins>
      <w:del w:id="2090" w:author="Xolani Sibande" w:date="2023-11-29T08:44:00Z">
        <w:r w:rsidDel="00D933E7">
          <w:delText>5.1</w:delText>
        </w:r>
      </w:del>
      <w:r>
        <w:t xml:space="preserve"> shows the </w:t>
      </w:r>
      <w:r w:rsidR="00880538">
        <w:t xml:space="preserve">resulting </w:t>
      </w:r>
      <w:r w:rsidR="0027539C">
        <w:t>impulse response of the log of loans for each</w:t>
      </w:r>
      <w:r w:rsidR="00880538">
        <w:t xml:space="preserve"> </w:t>
      </w:r>
      <w:r w:rsidR="0027539C">
        <w:t>of the six cate</w:t>
      </w:r>
      <w:r w:rsidR="00880538">
        <w:t xml:space="preserve">gories of lending, to an initial shock to minimum required capital </w:t>
      </w:r>
      <w:r>
        <w:t>(</w:t>
      </w:r>
      <m:oMath>
        <m:r>
          <w:rPr>
            <w:rFonts w:ascii="Cambria Math" w:hAnsi="Cambria Math"/>
          </w:rPr>
          <m:t>ΔKR</m:t>
        </m:r>
      </m:oMath>
      <w:r>
        <w:t>)</w:t>
      </w:r>
      <w:r w:rsidR="00880538">
        <w:t xml:space="preserve"> from 1 to 12 months</w:t>
      </w:r>
      <w:r>
        <w:t xml:space="preserve">. </w:t>
      </w:r>
      <w:r w:rsidR="00880538">
        <w:t>In almost all loan types and periods the error bounds for these estimates include zero, rev</w:t>
      </w:r>
      <w:r w:rsidR="00CE6EF6">
        <w:t>e</w:t>
      </w:r>
      <w:r w:rsidR="00880538">
        <w:t>aling again little or no evidence of an impact of minimum capital requirements on the supply of bank lending.</w:t>
      </w:r>
    </w:p>
    <w:p w14:paraId="46D29285" w14:textId="01C0CEF9" w:rsidR="00880538" w:rsidRDefault="00880538">
      <w:r>
        <w:t xml:space="preserve">Appendix C reports estimates in which we vary our baseline model to investigate the presence of anticipatory impacts of the changes in minimum capital requirements on bank lending (with an impact on bank </w:t>
      </w:r>
      <w:del w:id="2091" w:author="Xolani Sibande" w:date="2023-11-29T08:29:00Z">
        <w:r w:rsidDel="00876958">
          <w:delText>lending  arising</w:delText>
        </w:r>
      </w:del>
      <w:ins w:id="2092" w:author="Xolani Sibande" w:date="2023-11-29T08:29:00Z">
        <w:r w:rsidR="00876958">
          <w:t>lending arising</w:t>
        </w:r>
      </w:ins>
      <w:r>
        <w:t xml:space="preserve"> </w:t>
      </w:r>
      <w:del w:id="2093" w:author="Xolani Sibande" w:date="2023-11-29T08:29:00Z">
        <w:r w:rsidDel="00876958">
          <w:delText>berfefore</w:delText>
        </w:r>
      </w:del>
      <w:ins w:id="2094" w:author="Xolani Sibande" w:date="2023-11-29T08:29:00Z">
        <w:r w:rsidR="00876958">
          <w:t>before</w:t>
        </w:r>
      </w:ins>
      <w:r>
        <w:t xml:space="preserve"> the increase in required minimum capital)</w:t>
      </w:r>
      <w:r w:rsidR="00CE6EF6">
        <w:t xml:space="preserve">, contemporaneous impacts, or longer lags than investigated in our </w:t>
      </w:r>
      <w:del w:id="2095" w:author="Xolani Sibande" w:date="2023-11-29T08:29:00Z">
        <w:r w:rsidR="00CE6EF6" w:rsidDel="00876958">
          <w:delText>basedline</w:delText>
        </w:r>
      </w:del>
      <w:ins w:id="2096" w:author="Xolani Sibande" w:date="2023-11-29T08:29:00Z">
        <w:r w:rsidR="00876958">
          <w:t>baseline</w:t>
        </w:r>
      </w:ins>
      <w:r w:rsidR="00CE6EF6">
        <w:t xml:space="preserve"> model. These estimates correspond to the estimates in column (3) of Tables </w:t>
      </w:r>
      <w:ins w:id="2097" w:author="Xolani Sibande" w:date="2023-11-29T08:54:00Z">
        <w:r w:rsidR="00531C13">
          <w:t>4</w:t>
        </w:r>
      </w:ins>
      <w:del w:id="2098" w:author="Xolani Sibande" w:date="2023-11-29T08:54:00Z">
        <w:r w:rsidR="00CE6EF6" w:rsidDel="00531C13">
          <w:delText>5.1</w:delText>
        </w:r>
      </w:del>
      <w:r w:rsidR="00CE6EF6">
        <w:t xml:space="preserve"> and 5</w:t>
      </w:r>
      <w:del w:id="2099" w:author="Xolani Sibande" w:date="2023-11-29T08:54:00Z">
        <w:r w:rsidR="00CE6EF6" w:rsidDel="00531C13">
          <w:delText>.2</w:delText>
        </w:r>
      </w:del>
      <w:r w:rsidR="00CE6EF6">
        <w:t xml:space="preserve">. </w:t>
      </w:r>
      <w:del w:id="2100" w:author="Xolani Sibande" w:date="2023-11-29T08:29:00Z">
        <w:r w:rsidR="00CE6EF6" w:rsidDel="00876958">
          <w:delText>Again</w:delText>
        </w:r>
      </w:del>
      <w:ins w:id="2101" w:author="Xolani Sibande" w:date="2023-11-29T08:29:00Z">
        <w:r w:rsidR="00876958">
          <w:t>Again,</w:t>
        </w:r>
      </w:ins>
      <w:r w:rsidR="00CE6EF6">
        <w:t xml:space="preserve"> there is little evidence of the changes in minimum capital </w:t>
      </w:r>
      <w:del w:id="2102" w:author="Xolani Sibande" w:date="2023-11-29T08:29:00Z">
        <w:r w:rsidR="00CE6EF6" w:rsidDel="00876958">
          <w:delText>reuriement</w:delText>
        </w:r>
      </w:del>
      <w:ins w:id="2103" w:author="Xolani Sibande" w:date="2023-11-29T08:29:00Z">
        <w:r w:rsidR="00876958">
          <w:t>requirement</w:t>
        </w:r>
      </w:ins>
      <w:r w:rsidR="00CE6EF6">
        <w:t xml:space="preserve"> impacting on the supply of bank lending.</w:t>
      </w:r>
    </w:p>
    <w:p w14:paraId="188E222F" w14:textId="3F565BC4" w:rsidR="00CE6EF6" w:rsidRDefault="00CE6EF6">
      <w:r>
        <w:t xml:space="preserve">We have explored a variety of other specifications, but again with no clear evidence of an impact of the changes in Basel III minimum capital requirements on the level of bank lending. </w:t>
      </w:r>
    </w:p>
    <w:p w14:paraId="445AF30A" w14:textId="77777777" w:rsidR="007C1DDC" w:rsidRDefault="007C1DDC">
      <w:pPr>
        <w:widowControl/>
        <w:tabs>
          <w:tab w:val="clear" w:pos="170"/>
        </w:tabs>
        <w:autoSpaceDE/>
        <w:autoSpaceDN/>
        <w:spacing w:after="160" w:line="259" w:lineRule="auto"/>
        <w:jc w:val="left"/>
      </w:pPr>
      <w:r>
        <w:br w:type="page"/>
      </w:r>
    </w:p>
    <w:p w14:paraId="0B0839B0" w14:textId="596D8713" w:rsidR="00370EF6" w:rsidRPr="006906D2" w:rsidDel="00876958" w:rsidRDefault="00876958">
      <w:pPr>
        <w:rPr>
          <w:del w:id="2104" w:author="Xolani Sibande" w:date="2023-11-29T08:38:00Z"/>
          <w:b/>
          <w:bCs/>
          <w:sz w:val="20"/>
          <w:szCs w:val="20"/>
          <w:rPrChange w:id="2105" w:author="Xolani Sibande" w:date="2023-11-29T09:14:00Z">
            <w:rPr>
              <w:del w:id="2106" w:author="Xolani Sibande" w:date="2023-11-29T08:38:00Z"/>
            </w:rPr>
          </w:rPrChange>
        </w:rPr>
      </w:pPr>
      <w:r w:rsidRPr="006906D2">
        <w:rPr>
          <w:b/>
          <w:bCs/>
          <w:noProof/>
          <w:sz w:val="20"/>
          <w:szCs w:val="20"/>
          <w:lang w:eastAsia="en-GB"/>
          <w:rPrChange w:id="2107" w:author="Xolani Sibande" w:date="2023-11-29T09:14:00Z">
            <w:rPr>
              <w:noProof/>
              <w:lang w:eastAsia="en-GB"/>
            </w:rPr>
          </w:rPrChange>
        </w:rPr>
        <w:lastRenderedPageBreak/>
        <w:drawing>
          <wp:anchor distT="0" distB="0" distL="114300" distR="114300" simplePos="0" relativeHeight="251660288" behindDoc="0" locked="0" layoutInCell="1" allowOverlap="1" wp14:anchorId="4A304A31" wp14:editId="52EDCA8A">
            <wp:simplePos x="0" y="0"/>
            <wp:positionH relativeFrom="column">
              <wp:posOffset>-4445</wp:posOffset>
            </wp:positionH>
            <wp:positionV relativeFrom="paragraph">
              <wp:posOffset>584200</wp:posOffset>
            </wp:positionV>
            <wp:extent cx="5631180" cy="6699250"/>
            <wp:effectExtent l="0" t="0" r="0" b="6350"/>
            <wp:wrapSquare wrapText="bothSides"/>
            <wp:docPr id="308830156" name="Picture 308830156" descr="Figure 5.1: Impulse responses via local projections of lending (LOAN) to a shock in capital requirements (KR)."/>
            <wp:cNvGraphicFramePr/>
            <a:graphic xmlns:a="http://schemas.openxmlformats.org/drawingml/2006/main">
              <a:graphicData uri="http://schemas.openxmlformats.org/drawingml/2006/picture">
                <pic:pic xmlns:pic="http://schemas.openxmlformats.org/drawingml/2006/picture">
                  <pic:nvPicPr>
                    <pic:cNvPr id="50" name="Picture" descr="Bank_capital_and_bank_lending_files/figure-docx/path-1.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631180" cy="669925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D00CD1" w:rsidRPr="006906D2">
        <w:rPr>
          <w:b/>
          <w:bCs/>
          <w:sz w:val="20"/>
          <w:szCs w:val="20"/>
          <w:rPrChange w:id="2108" w:author="Xolani Sibande" w:date="2023-11-29T09:14:00Z">
            <w:rPr/>
          </w:rPrChange>
        </w:rPr>
        <w:t xml:space="preserve">Figure </w:t>
      </w:r>
      <w:ins w:id="2109" w:author="Xolani Sibande" w:date="2023-11-29T08:44:00Z">
        <w:r w:rsidR="00D933E7" w:rsidRPr="006906D2">
          <w:rPr>
            <w:b/>
            <w:bCs/>
            <w:sz w:val="20"/>
            <w:szCs w:val="20"/>
            <w:rPrChange w:id="2110" w:author="Xolani Sibande" w:date="2023-11-29T09:14:00Z">
              <w:rPr/>
            </w:rPrChange>
          </w:rPr>
          <w:t>3</w:t>
        </w:r>
      </w:ins>
      <w:del w:id="2111" w:author="Xolani Sibande" w:date="2023-11-29T08:44:00Z">
        <w:r w:rsidR="00D00CD1" w:rsidRPr="006906D2" w:rsidDel="00D933E7">
          <w:rPr>
            <w:b/>
            <w:bCs/>
            <w:sz w:val="20"/>
            <w:szCs w:val="20"/>
            <w:rPrChange w:id="2112" w:author="Xolani Sibande" w:date="2023-11-29T09:14:00Z">
              <w:rPr/>
            </w:rPrChange>
          </w:rPr>
          <w:delText>5.1</w:delText>
        </w:r>
      </w:del>
      <w:r w:rsidR="00D00CD1" w:rsidRPr="006906D2">
        <w:rPr>
          <w:b/>
          <w:bCs/>
          <w:sz w:val="20"/>
          <w:szCs w:val="20"/>
          <w:rPrChange w:id="2113" w:author="Xolani Sibande" w:date="2023-11-29T09:14:00Z">
            <w:rPr/>
          </w:rPrChange>
        </w:rPr>
        <w:t>: Impulse responses via local projections of lending (</w:t>
      </w:r>
      <m:oMath>
        <m:r>
          <m:rPr>
            <m:sty m:val="bi"/>
          </m:rPr>
          <w:rPr>
            <w:rFonts w:ascii="Cambria Math" w:hAnsi="Cambria Math"/>
            <w:sz w:val="20"/>
            <w:szCs w:val="20"/>
            <w:rPrChange w:id="2114" w:author="Xolani Sibande" w:date="2023-11-29T09:14:00Z">
              <w:rPr>
                <w:rFonts w:ascii="Cambria Math" w:hAnsi="Cambria Math"/>
              </w:rPr>
            </w:rPrChange>
          </w:rPr>
          <m:t>LOAN</m:t>
        </m:r>
      </m:oMath>
      <w:r w:rsidR="00D00CD1" w:rsidRPr="006906D2">
        <w:rPr>
          <w:b/>
          <w:bCs/>
          <w:sz w:val="20"/>
          <w:szCs w:val="20"/>
          <w:rPrChange w:id="2115" w:author="Xolani Sibande" w:date="2023-11-29T09:14:00Z">
            <w:rPr/>
          </w:rPrChange>
        </w:rPr>
        <w:t>) to a shock in capital requirements (</w:t>
      </w:r>
      <m:oMath>
        <m:r>
          <m:rPr>
            <m:sty m:val="bi"/>
          </m:rPr>
          <w:rPr>
            <w:rFonts w:ascii="Cambria Math" w:hAnsi="Cambria Math"/>
            <w:sz w:val="20"/>
            <w:szCs w:val="20"/>
            <w:rPrChange w:id="2116" w:author="Xolani Sibande" w:date="2023-11-29T09:14:00Z">
              <w:rPr>
                <w:rFonts w:ascii="Cambria Math" w:hAnsi="Cambria Math"/>
              </w:rPr>
            </w:rPrChange>
          </w:rPr>
          <m:t>KR</m:t>
        </m:r>
      </m:oMath>
      <w:r w:rsidR="00D00CD1" w:rsidRPr="006906D2">
        <w:rPr>
          <w:b/>
          <w:bCs/>
          <w:sz w:val="20"/>
          <w:szCs w:val="20"/>
          <w:rPrChange w:id="2117" w:author="Xolani Sibande" w:date="2023-11-29T09:14:00Z">
            <w:rPr/>
          </w:rPrChange>
        </w:rPr>
        <w:t>)</w:t>
      </w:r>
      <w:del w:id="2118" w:author="Xolani Sibande" w:date="2023-11-29T09:14:00Z">
        <w:r w:rsidR="00D00CD1" w:rsidRPr="006906D2" w:rsidDel="006906D2">
          <w:rPr>
            <w:b/>
            <w:bCs/>
            <w:sz w:val="20"/>
            <w:szCs w:val="20"/>
            <w:rPrChange w:id="2119" w:author="Xolani Sibande" w:date="2023-11-29T09:14:00Z">
              <w:rPr/>
            </w:rPrChange>
          </w:rPr>
          <w:delText>.</w:delText>
        </w:r>
      </w:del>
    </w:p>
    <w:p w14:paraId="3C462A25" w14:textId="424381AF" w:rsidR="007C1DDC" w:rsidRPr="006906D2" w:rsidRDefault="007C1DDC">
      <w:pPr>
        <w:rPr>
          <w:b/>
          <w:bCs/>
          <w:sz w:val="20"/>
          <w:szCs w:val="20"/>
          <w:rPrChange w:id="2120" w:author="Xolani Sibande" w:date="2023-11-29T09:14:00Z">
            <w:rPr/>
          </w:rPrChange>
        </w:rPr>
      </w:pPr>
    </w:p>
    <w:p w14:paraId="7078BBB7" w14:textId="77777777" w:rsidR="005A0D08" w:rsidRDefault="005A0D08">
      <w:pPr>
        <w:widowControl/>
        <w:tabs>
          <w:tab w:val="clear" w:pos="170"/>
        </w:tabs>
        <w:autoSpaceDE/>
        <w:autoSpaceDN/>
        <w:spacing w:after="160" w:line="259" w:lineRule="auto"/>
        <w:jc w:val="left"/>
        <w:rPr>
          <w:szCs w:val="20"/>
        </w:rPr>
      </w:pPr>
      <w:r>
        <w:br w:type="page"/>
      </w:r>
    </w:p>
    <w:p w14:paraId="2A280371" w14:textId="77777777" w:rsidR="00370EF6" w:rsidRDefault="00D00CD1" w:rsidP="00876958">
      <w:pPr>
        <w:pStyle w:val="Heading1"/>
      </w:pPr>
      <w:bookmarkStart w:id="2121" w:name="conclusion"/>
      <w:bookmarkEnd w:id="564"/>
      <w:bookmarkEnd w:id="565"/>
      <w:r>
        <w:lastRenderedPageBreak/>
        <w:t>6</w:t>
      </w:r>
      <w:r>
        <w:tab/>
        <w:t>Conclusion</w:t>
      </w:r>
    </w:p>
    <w:p w14:paraId="670FC8BE" w14:textId="2FF78A0D" w:rsidR="00CE6EF6" w:rsidRDefault="00CE6EF6" w:rsidP="00CC3E82">
      <w:r>
        <w:t>This paper has investigated the impact of the increased minimum bank capital requirements on banks in South Africa</w:t>
      </w:r>
      <w:ins w:id="2122" w:author="Alistair Milne" w:date="2023-12-14T12:27:00Z">
        <w:r w:rsidR="006A58A2">
          <w:t>,</w:t>
        </w:r>
      </w:ins>
      <w:r>
        <w:t xml:space="preserve"> </w:t>
      </w:r>
      <w:del w:id="2123" w:author="Xolani Sibande" w:date="2023-11-29T08:29:00Z">
        <w:r w:rsidDel="00876958">
          <w:delText>introduces  in</w:delText>
        </w:r>
      </w:del>
      <w:ins w:id="2124" w:author="Xolani Sibande" w:date="2023-11-29T08:29:00Z">
        <w:r w:rsidR="00876958">
          <w:t>introduce</w:t>
        </w:r>
      </w:ins>
      <w:ins w:id="2125" w:author="Alistair Milne" w:date="2023-12-14T12:27:00Z">
        <w:r w:rsidR="006A58A2">
          <w:t>d</w:t>
        </w:r>
      </w:ins>
      <w:ins w:id="2126" w:author="Xolani Sibande" w:date="2023-11-29T08:29:00Z">
        <w:del w:id="2127" w:author="Alistair Milne" w:date="2023-12-14T12:27:00Z">
          <w:r w:rsidR="00876958" w:rsidDel="006A58A2">
            <w:delText>s</w:delText>
          </w:r>
        </w:del>
        <w:r w:rsidR="00876958">
          <w:t xml:space="preserve"> in</w:t>
        </w:r>
      </w:ins>
      <w:r>
        <w:t xml:space="preserve"> the transition to the more stringent </w:t>
      </w:r>
      <w:r w:rsidR="00CC3E82">
        <w:t xml:space="preserve">Basel III </w:t>
      </w:r>
      <w:r>
        <w:t xml:space="preserve">capital regime. From our detailed review of the literature, highlighting the substantial challenges estimating causal impacts of changes in capital requirements on the supply of lending, we chose </w:t>
      </w:r>
      <w:del w:id="2128" w:author="Xolani Sibande" w:date="2023-11-29T08:29:00Z">
        <w:r w:rsidDel="00876958">
          <w:delText>an  empirical</w:delText>
        </w:r>
      </w:del>
      <w:ins w:id="2129" w:author="Xolani Sibande" w:date="2023-11-29T08:29:00Z">
        <w:r w:rsidR="00876958">
          <w:t>an empirical</w:t>
        </w:r>
      </w:ins>
      <w:r>
        <w:t xml:space="preserve"> specification based that employed by on Fang et al. (2020) for Peru. Their specification avoids the shortcoming of many other studies of the impact of changing capital requirements on bank lending, where the changes to minimum capital may be a response to higher perceived loan portfolio risk, so reported estimates of the impact of capital on lending are confounded by changes in credit risk. </w:t>
      </w:r>
      <w:del w:id="2130" w:author="Xolani Sibande" w:date="2023-11-29T09:31:00Z">
        <w:r w:rsidDel="00A12FCA">
          <w:delText xml:space="preserve"> </w:delText>
        </w:r>
      </w:del>
      <w:r>
        <w:t xml:space="preserve">This is achieved </w:t>
      </w:r>
      <w:r w:rsidR="007B1521">
        <w:t>b</w:t>
      </w:r>
      <w:r>
        <w:t xml:space="preserve">y focusing on larger pre-announced increases in minimum capital </w:t>
      </w:r>
      <w:del w:id="2131" w:author="Xolani Sibande" w:date="2023-11-29T08:29:00Z">
        <w:r w:rsidDel="00876958">
          <w:delText>requirements ,</w:delText>
        </w:r>
      </w:del>
      <w:del w:id="2132" w:author="Xolani Sibande" w:date="2023-11-29T08:38:00Z">
        <w:r w:rsidDel="00876958">
          <w:delText xml:space="preserve"> and</w:delText>
        </w:r>
      </w:del>
      <w:ins w:id="2133" w:author="Xolani Sibande" w:date="2023-11-29T08:38:00Z">
        <w:r w:rsidR="00876958">
          <w:t>requirements and</w:t>
        </w:r>
      </w:ins>
      <w:r>
        <w:t xml:space="preserve"> ex</w:t>
      </w:r>
      <w:r w:rsidR="007B1521">
        <w:t>c</w:t>
      </w:r>
      <w:r>
        <w:t>lu</w:t>
      </w:r>
      <w:r w:rsidR="007B1521">
        <w:t>d</w:t>
      </w:r>
      <w:r>
        <w:t xml:space="preserve">ing smaller changes that </w:t>
      </w:r>
      <w:r w:rsidR="007B1521">
        <w:t>can be attributed to changes in portfolio risk.</w:t>
      </w:r>
      <w:del w:id="2134" w:author="Xolani Sibande" w:date="2023-11-29T09:31:00Z">
        <w:r w:rsidDel="00A12FCA">
          <w:delText xml:space="preserve">  </w:delText>
        </w:r>
        <w:r w:rsidR="00CC3E82" w:rsidDel="00A12FCA">
          <w:delText xml:space="preserve"> </w:delText>
        </w:r>
      </w:del>
    </w:p>
    <w:p w14:paraId="6A314ADD" w14:textId="35D6A5FE" w:rsidR="00CE6EF6" w:rsidRDefault="00CE6EF6" w:rsidP="00CC3E82">
      <w:r>
        <w:t xml:space="preserve">While our set up is similar to Fang et al. (2020), we find very much weaker evidence of an impact </w:t>
      </w:r>
      <w:r w:rsidR="007B1521">
        <w:t>o</w:t>
      </w:r>
      <w:r>
        <w:t xml:space="preserve">f capital requirements on the supply of bank lending. </w:t>
      </w:r>
      <w:r w:rsidR="007B1521">
        <w:t xml:space="preserve">We investigate the impact three categories of lending for both household and corporate borrowers. Only in the case of secured credit for non-financial corporations do we obtain a statistically significant and economically sensible coefficient estimates and the coefficient is relatively small (a 1% increase in capital requirement reducing lending by 0.63% (with no bank controls) and 0.89% (with bank level controls). For the relatively short data period of our estimation, from 2013 to 2019, we find no significant impact of the level of capital or of capital buffers over the minimum requirement on the level of lending. Exploring alternative dynamic estimation similarly yields little evidence of any  </w:t>
      </w:r>
    </w:p>
    <w:p w14:paraId="72819BE9" w14:textId="0774AE5F" w:rsidR="00CC3E82" w:rsidRDefault="00CC3E82" w:rsidP="00CC3E82">
      <w:r>
        <w:t>There are several reasons why th</w:t>
      </w:r>
      <w:r w:rsidR="007B1521">
        <w:t xml:space="preserve">e impact of higher minimum capital requirements introduced in South African under Basel III may be small. Most obviously, in our estimation period, the large South African banks have operated with large capital buffers and facing only a remote risk of falling short of capital; minimum equity capital may simply not be a constrain on their portfolio decisions. </w:t>
      </w:r>
      <w:del w:id="2135" w:author="Xolani Sibande" w:date="2023-11-29T09:22:00Z">
        <w:r w:rsidR="007B1521" w:rsidDel="00CD278B">
          <w:delText>Furthermore</w:delText>
        </w:r>
      </w:del>
      <w:ins w:id="2136" w:author="Xolani Sibande" w:date="2023-11-29T09:22:00Z">
        <w:r w:rsidR="00CD278B">
          <w:t>Furthermore,</w:t>
        </w:r>
      </w:ins>
      <w:r w:rsidR="007B1521">
        <w:t xml:space="preserve"> the Basel III changes in minimum capital were announced well in advance, with a longer </w:t>
      </w:r>
      <w:del w:id="2137" w:author="Xolani Sibande" w:date="2023-11-29T08:29:00Z">
        <w:r w:rsidR="007B1521" w:rsidDel="00876958">
          <w:delText>perioe</w:delText>
        </w:r>
      </w:del>
      <w:ins w:id="2138" w:author="Xolani Sibande" w:date="2023-11-29T08:29:00Z">
        <w:r w:rsidR="00876958">
          <w:t>period</w:t>
        </w:r>
      </w:ins>
      <w:r w:rsidR="007B1521">
        <w:t xml:space="preserve"> to adjust than was the </w:t>
      </w:r>
      <w:del w:id="2139" w:author="Xolani Sibande" w:date="2023-11-29T08:38:00Z">
        <w:r w:rsidR="007B1521" w:rsidDel="00876958">
          <w:delText>case  for</w:delText>
        </w:r>
      </w:del>
      <w:ins w:id="2140" w:author="Xolani Sibande" w:date="2023-11-29T08:38:00Z">
        <w:r w:rsidR="00876958">
          <w:t>case for</w:t>
        </w:r>
      </w:ins>
      <w:r w:rsidR="007B1521">
        <w:t xml:space="preserve"> the changes in Peru investigated by Fang et al. (2020). </w:t>
      </w:r>
      <w:r>
        <w:t xml:space="preserve"> may be the case. </w:t>
      </w:r>
      <w:r w:rsidR="007B1521">
        <w:t xml:space="preserve">Clearly further investigation is warranted, but it appears than the </w:t>
      </w:r>
      <w:r w:rsidR="007B1521">
        <w:lastRenderedPageBreak/>
        <w:t xml:space="preserve">South African authorities have introduced the higher capital requirements of Basel III in a sensible way with little or no impact on bank lending, at least for the four large banks in our sample. </w:t>
      </w:r>
      <w:ins w:id="2141" w:author="Xolani Sibande" w:date="2023-12-04T08:59:00Z">
        <w:r w:rsidR="00717046">
          <w:t xml:space="preserve">Lastly, other research can </w:t>
        </w:r>
        <w:del w:id="2142" w:author="Alistair Milne" w:date="2023-12-14T13:05:00Z">
          <w:r w:rsidR="00717046" w:rsidDel="003A1C55">
            <w:delText>take the idea of using</w:delText>
          </w:r>
        </w:del>
      </w:ins>
      <w:ins w:id="2143" w:author="Alistair Milne" w:date="2023-12-14T13:05:00Z">
        <w:r w:rsidR="003A1C55">
          <w:t>exploit the availability of loan category and bank specific average</w:t>
        </w:r>
      </w:ins>
      <w:ins w:id="2144" w:author="Xolani Sibande" w:date="2023-12-04T08:59:00Z">
        <w:r w:rsidR="00717046">
          <w:t xml:space="preserve"> lending rates </w:t>
        </w:r>
      </w:ins>
      <w:ins w:id="2145" w:author="Alistair Milne" w:date="2023-12-14T13:05:00Z">
        <w:r w:rsidR="0012796F">
          <w:t xml:space="preserve">for </w:t>
        </w:r>
      </w:ins>
      <w:ins w:id="2146" w:author="Alistair Milne" w:date="2023-12-14T13:06:00Z">
        <w:r w:rsidR="0012796F">
          <w:t xml:space="preserve">South African banks and explore further their use </w:t>
        </w:r>
      </w:ins>
      <w:ins w:id="2147" w:author="Xolani Sibande" w:date="2023-12-04T08:59:00Z">
        <w:del w:id="2148" w:author="Alistair Milne" w:date="2023-12-14T13:06:00Z">
          <w:r w:rsidR="00717046" w:rsidDel="0012796F">
            <w:delText xml:space="preserve">as </w:delText>
          </w:r>
        </w:del>
      </w:ins>
      <w:ins w:id="2149" w:author="Alistair Milne" w:date="2023-12-14T13:05:00Z">
        <w:r w:rsidR="003A1C55">
          <w:t xml:space="preserve">controls for loan </w:t>
        </w:r>
      </w:ins>
      <w:ins w:id="2150" w:author="Xolani Sibande" w:date="2023-12-04T08:59:00Z">
        <w:r w:rsidR="00717046">
          <w:t>demand</w:t>
        </w:r>
      </w:ins>
      <w:ins w:id="2151" w:author="Alistair Milne" w:date="2023-12-14T13:06:00Z">
        <w:r w:rsidR="0012796F">
          <w:t xml:space="preserve">, </w:t>
        </w:r>
      </w:ins>
      <w:ins w:id="2152" w:author="Xolani Sibande" w:date="2023-12-04T08:59:00Z">
        <w:del w:id="2153" w:author="Alistair Milne" w:date="2023-12-14T13:06:00Z">
          <w:r w:rsidR="00717046" w:rsidDel="0012796F">
            <w:delText xml:space="preserve"> proxi</w:delText>
          </w:r>
        </w:del>
      </w:ins>
      <w:ins w:id="2154" w:author="Xolani Sibande" w:date="2023-12-04T09:00:00Z">
        <w:del w:id="2155" w:author="Alistair Milne" w:date="2023-12-14T13:06:00Z">
          <w:r w:rsidR="00717046" w:rsidDel="0012796F">
            <w:delText xml:space="preserve">es forward by </w:delText>
          </w:r>
        </w:del>
        <w:r w:rsidR="00717046">
          <w:t>including other bank funding specific factors</w:t>
        </w:r>
        <w:del w:id="2156" w:author="Alistair Milne" w:date="2023-12-14T13:06:00Z">
          <w:r w:rsidR="00717046" w:rsidDel="0012796F">
            <w:delText>,</w:delText>
          </w:r>
        </w:del>
        <w:r w:rsidR="00717046">
          <w:t xml:space="preserve"> and comparing this approach to other approaches such as using sector lending data. </w:t>
        </w:r>
      </w:ins>
    </w:p>
    <w:p w14:paraId="5C18CA4F" w14:textId="77777777" w:rsidR="00370EF6" w:rsidRDefault="00D00CD1">
      <w:r>
        <w:br w:type="page"/>
      </w:r>
    </w:p>
    <w:p w14:paraId="728C8A60" w14:textId="1FC341F1" w:rsidR="00370EF6" w:rsidDel="00876958" w:rsidRDefault="00D00CD1" w:rsidP="00717C6A">
      <w:pPr>
        <w:pStyle w:val="Heading1"/>
        <w:rPr>
          <w:del w:id="2157" w:author="Xolani Sibande" w:date="2023-11-29T08:33:00Z"/>
        </w:rPr>
      </w:pPr>
      <w:bookmarkStart w:id="2158" w:name="appendix"/>
      <w:bookmarkEnd w:id="2121"/>
      <w:del w:id="2159" w:author="Xolani Sibande" w:date="2023-11-29T08:33:00Z">
        <w:r w:rsidDel="00876958">
          <w:lastRenderedPageBreak/>
          <w:delText>Appendi</w:delText>
        </w:r>
        <w:r w:rsidR="003627CE" w:rsidDel="00876958">
          <w:delText>ces</w:delText>
        </w:r>
      </w:del>
    </w:p>
    <w:p w14:paraId="14A580A9" w14:textId="3B45A736" w:rsidR="00370EF6" w:rsidRDefault="00BA7805">
      <w:pPr>
        <w:pStyle w:val="Heading2"/>
      </w:pPr>
      <w:bookmarkStart w:id="2160" w:name="theory-review"/>
      <w:r>
        <w:t>A</w:t>
      </w:r>
      <w:r w:rsidR="003627CE">
        <w:t>ppendix A</w:t>
      </w:r>
      <w:ins w:id="2161" w:author="Xolani Sibande" w:date="2023-11-29T09:18:00Z">
        <w:r w:rsidR="00CD278B">
          <w:t>:</w:t>
        </w:r>
      </w:ins>
      <w:r w:rsidR="0046505B">
        <w:t xml:space="preserve"> </w:t>
      </w:r>
      <w:r w:rsidR="00D00CD1">
        <w:t>Theor</w:t>
      </w:r>
      <w:r w:rsidR="003627CE">
        <w:t>etical</w:t>
      </w:r>
      <w:r w:rsidR="00D00CD1">
        <w:t xml:space="preserve"> review</w:t>
      </w:r>
    </w:p>
    <w:p w14:paraId="2C458992" w14:textId="13729A51" w:rsidR="00370EF6" w:rsidRDefault="00D00CD1">
      <w:r>
        <w:t>This appendix is a review of the th</w:t>
      </w:r>
      <w:r w:rsidR="003627CE">
        <w:t>eo</w:t>
      </w:r>
      <w:r>
        <w:t>ry of bank capital and bank lending. It identifies several key points relevant to the empirical investigation:</w:t>
      </w:r>
    </w:p>
    <w:p w14:paraId="02BB6608" w14:textId="6B554430" w:rsidR="00370EF6" w:rsidRDefault="003627CE">
      <w:pPr>
        <w:pStyle w:val="Heading3"/>
      </w:pPr>
      <w:bookmarkStart w:id="2162" w:name="X407c4f94e1ffc17990d4fb4e97acaab36b61f91"/>
      <w:r>
        <w:t>A</w:t>
      </w:r>
      <w:r w:rsidR="00D00CD1">
        <w:t>.1</w:t>
      </w:r>
      <w:r w:rsidR="00D00CD1">
        <w:tab/>
        <w:t>A conceptual framework drawing on corporate finance and banking theory</w:t>
      </w:r>
    </w:p>
    <w:p w14:paraId="6A45F906" w14:textId="77777777" w:rsidR="00370EF6" w:rsidRDefault="00D00CD1">
      <w:r>
        <w:t>A large literature examines the impact of regulatory capital requirements on bank credit supply. To draw a consistent picture of the findings from this literature, it is helpful to review the mechanisms linking bank capital to credit supply, employing a conceptual framework based on standard corporate finance theory. In the complete markets setting of Modigliani and Miller (1958) the mix of equity and debt funding, and therefore also capital regulation, is irrelevant; but there are several reasons why the mix of funding will in practice impact on lending and other business decisions. Some of these reasons apply broadly to banks, non-bank financial intermediaries and non-financial corporates, while others are bank specific.</w:t>
      </w:r>
    </w:p>
    <w:p w14:paraId="196F5D43" w14:textId="77777777" w:rsidR="00370EF6" w:rsidRDefault="00D00CD1">
      <w:pPr>
        <w:pStyle w:val="BodyText"/>
      </w:pPr>
      <w:r>
        <w:t>The focus of what follows is on how capital structure and capital regulation impacts on the on the overall costs of bank funding and hence on the supply of bank credit; and in empirical estimation on distinguishing credit supply from the demand for credit:</w:t>
      </w:r>
    </w:p>
    <w:p w14:paraId="6059840B" w14:textId="77777777" w:rsidR="00370EF6"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sSup>
                  <m:sSupPr>
                    <m:ctrlPr>
                      <w:rPr>
                        <w:rFonts w:ascii="Cambria Math" w:hAnsi="Cambria Math"/>
                      </w:rPr>
                    </m:ctrlPr>
                  </m:sSupPr>
                  <m:e>
                    <m:r>
                      <w:rPr>
                        <w:rFonts w:ascii="Cambria Math" w:hAnsi="Cambria Math"/>
                      </w:rPr>
                      <m:t>L</m:t>
                    </m:r>
                  </m:e>
                  <m:sup>
                    <m:r>
                      <w:rPr>
                        <w:rFonts w:ascii="Cambria Math" w:hAnsi="Cambria Math"/>
                      </w:rPr>
                      <m:t>d</m:t>
                    </m:r>
                  </m:sup>
                </m:sSup>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sSup>
                  <m:sSupPr>
                    <m:ctrlPr>
                      <w:rPr>
                        <w:rFonts w:ascii="Cambria Math" w:hAnsi="Cambria Math"/>
                      </w:rPr>
                    </m:ctrlPr>
                  </m:sSupPr>
                  <m:e>
                    <m:r>
                      <w:rPr>
                        <w:rFonts w:ascii="Cambria Math" w:hAnsi="Cambria Math"/>
                      </w:rPr>
                      <m:t>r</m:t>
                    </m:r>
                  </m:e>
                  <m:sup>
                    <m:r>
                      <w:rPr>
                        <w:rFonts w:ascii="Cambria Math" w:hAnsi="Cambria Math"/>
                      </w:rPr>
                      <m:t>l</m:t>
                    </m:r>
                  </m:sup>
                </m:sSup>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y</m:t>
                </m:r>
                <m:r>
                  <m:rPr>
                    <m:sty m:val="p"/>
                  </m:rPr>
                  <w:rPr>
                    <w:rFonts w:ascii="Cambria Math" w:hAnsi="Cambria Math"/>
                  </w:rPr>
                  <m:t>+</m:t>
                </m:r>
                <m:r>
                  <w:rPr>
                    <w:rFonts w:ascii="Cambria Math" w:hAnsi="Cambria Math"/>
                  </w:rPr>
                  <m:t>μ</m:t>
                </m:r>
              </m:e>
            </m:mr>
            <m:mr>
              <m:e>
                <m:sSup>
                  <m:sSupPr>
                    <m:ctrlPr>
                      <w:rPr>
                        <w:rFonts w:ascii="Cambria Math" w:hAnsi="Cambria Math"/>
                      </w:rPr>
                    </m:ctrlPr>
                  </m:sSupPr>
                  <m:e>
                    <m:r>
                      <w:rPr>
                        <w:rFonts w:ascii="Cambria Math" w:hAnsi="Cambria Math"/>
                      </w:rPr>
                      <m:t>L</m:t>
                    </m:r>
                  </m:e>
                  <m:sup>
                    <m:r>
                      <w:rPr>
                        <w:rFonts w:ascii="Cambria Math" w:hAnsi="Cambria Math"/>
                      </w:rPr>
                      <m:t>s</m:t>
                    </m:r>
                  </m:sup>
                </m:sSup>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d>
                  <m:dPr>
                    <m:ctrlPr>
                      <w:rPr>
                        <w:rFonts w:ascii="Cambria Math" w:hAnsi="Cambria Math"/>
                      </w:rPr>
                    </m:ctrlPr>
                  </m:dPr>
                  <m:e>
                    <m:sSup>
                      <m:sSupPr>
                        <m:ctrlPr>
                          <w:rPr>
                            <w:rFonts w:ascii="Cambria Math" w:hAnsi="Cambria Math"/>
                          </w:rPr>
                        </m:ctrlPr>
                      </m:sSupPr>
                      <m:e>
                        <m:r>
                          <w:rPr>
                            <w:rFonts w:ascii="Cambria Math" w:hAnsi="Cambria Math"/>
                          </w:rPr>
                          <m:t>r</m:t>
                        </m:r>
                      </m:e>
                      <m:sup>
                        <m:r>
                          <w:rPr>
                            <w:rFonts w:ascii="Cambria Math" w:hAnsi="Cambria Math"/>
                          </w:rPr>
                          <m:t>l</m:t>
                        </m:r>
                      </m:sup>
                    </m:sSup>
                    <m:r>
                      <m:rPr>
                        <m:sty m:val="p"/>
                      </m:rPr>
                      <w:rPr>
                        <w:rFonts w:ascii="Cambria Math" w:hAnsi="Cambria Math"/>
                      </w:rPr>
                      <m:t>-</m:t>
                    </m:r>
                    <m:r>
                      <w:rPr>
                        <w:rFonts w:ascii="Cambria Math" w:hAnsi="Cambria Math"/>
                      </w:rPr>
                      <m:t>ω</m:t>
                    </m:r>
                  </m:e>
                </m:d>
                <m:r>
                  <m:rPr>
                    <m:sty m:val="p"/>
                  </m:rPr>
                  <w:rPr>
                    <w:rFonts w:ascii="Cambria Math" w:hAnsi="Cambria Math"/>
                  </w:rPr>
                  <m:t>+</m:t>
                </m:r>
                <m:r>
                  <w:rPr>
                    <w:rFonts w:ascii="Cambria Math" w:hAnsi="Cambria Math"/>
                  </w:rPr>
                  <m:t>ν</m:t>
                </m:r>
              </m:e>
            </m:mr>
          </m:m>
        </m:oMath>
      </m:oMathPara>
    </w:p>
    <w:p w14:paraId="652B7661" w14:textId="77777777" w:rsidR="00370EF6" w:rsidRDefault="00D00CD1">
      <w:r>
        <w:t xml:space="preserve">Where </w:t>
      </w:r>
      <m:oMath>
        <m:r>
          <w:rPr>
            <w:rFonts w:ascii="Cambria Math" w:hAnsi="Cambria Math"/>
          </w:rPr>
          <m:t>β</m:t>
        </m:r>
      </m:oMath>
      <w:r>
        <w:t xml:space="preserve"> represents the cost of bank funding and </w:t>
      </w:r>
      <m:oMath>
        <m:r>
          <w:rPr>
            <w:rFonts w:ascii="Cambria Math" w:hAnsi="Cambria Math"/>
          </w:rPr>
          <m:t>y</m:t>
        </m:r>
      </m:oMath>
      <w:r>
        <w:t xml:space="preserve"> represents factors such as income and expected income growth that affect the demand for bank credit.</w:t>
      </w:r>
    </w:p>
    <w:p w14:paraId="4F696604" w14:textId="77777777" w:rsidR="00370EF6" w:rsidRDefault="00D00CD1">
      <w:pPr>
        <w:pStyle w:val="BodyText"/>
      </w:pPr>
      <w:r>
        <w:t>The composition of the bank balance sheet can be represented, schematically as:</w:t>
      </w:r>
    </w:p>
    <w:p w14:paraId="197B8E2F" w14:textId="77777777" w:rsidR="00370EF6" w:rsidRDefault="00D00CD1">
      <w:pPr>
        <w:pStyle w:val="BodyText"/>
      </w:pPr>
      <w:r>
        <w:t>distinguishing different categories of loans (</w:t>
      </w:r>
      <m:oMath>
        <m:sSub>
          <m:sSubPr>
            <m:ctrlPr>
              <w:rPr>
                <w:rFonts w:ascii="Cambria Math" w:hAnsi="Cambria Math"/>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rPr>
            </m:ctrlPr>
          </m:sSubPr>
          <m:e>
            <m:r>
              <w:rPr>
                <w:rFonts w:ascii="Cambria Math" w:hAnsi="Cambria Math"/>
              </w:rPr>
              <m:t>L</m:t>
            </m:r>
          </m:e>
          <m:sub>
            <m:r>
              <w:rPr>
                <w:rFonts w:ascii="Cambria Math" w:hAnsi="Cambria Math"/>
              </w:rPr>
              <m:t>2</m:t>
            </m:r>
          </m:sub>
        </m:sSub>
      </m:oMath>
      <w:r>
        <w:t>), security investments (</w:t>
      </w:r>
      <m:oMath>
        <m:r>
          <w:rPr>
            <w:rFonts w:ascii="Cambria Math" w:hAnsi="Cambria Math"/>
          </w:rPr>
          <m:t>B</m:t>
        </m:r>
      </m:oMath>
      <w:r>
        <w:t>), core deposits (</w:t>
      </w:r>
      <m:oMath>
        <m:r>
          <w:rPr>
            <w:rFonts w:ascii="Cambria Math" w:hAnsi="Cambria Math"/>
          </w:rPr>
          <m:t>D</m:t>
        </m:r>
      </m:oMath>
      <w:r>
        <w:t>), wholesale funding (</w:t>
      </w:r>
      <m:oMath>
        <m:r>
          <w:rPr>
            <w:rFonts w:ascii="Cambria Math" w:hAnsi="Cambria Math"/>
          </w:rPr>
          <m:t>W</m:t>
        </m:r>
      </m:oMath>
      <w:r>
        <w:t>) and equity capital (</w:t>
      </w:r>
      <m:oMath>
        <m:r>
          <w:rPr>
            <w:rFonts w:ascii="Cambria Math" w:hAnsi="Cambria Math"/>
          </w:rPr>
          <m:t>E</m:t>
        </m:r>
      </m:oMath>
      <w:r>
        <w:t>).</w:t>
      </w:r>
    </w:p>
    <w:p w14:paraId="340A55AD" w14:textId="77777777" w:rsidR="00370EF6" w:rsidRDefault="00D00CD1">
      <w:pPr>
        <w:pStyle w:val="BodyText"/>
      </w:pPr>
      <w:r>
        <w:t xml:space="preserve">Bank capitalisation </w:t>
      </w:r>
      <m:oMath>
        <m:r>
          <w:rPr>
            <w:rFonts w:ascii="Cambria Math" w:hAnsi="Cambria Math"/>
          </w:rPr>
          <m:t>c</m:t>
        </m:r>
      </m:oMath>
      <w:r>
        <w:t xml:space="preserve">, the buffer of capital </w:t>
      </w:r>
      <m:oMath>
        <m:sSup>
          <m:sSupPr>
            <m:ctrlPr>
              <w:rPr>
                <w:rFonts w:ascii="Cambria Math" w:hAnsi="Cambria Math"/>
              </w:rPr>
            </m:ctrlPr>
          </m:sSupPr>
          <m:e>
            <m:r>
              <w:rPr>
                <w:rFonts w:ascii="Cambria Math" w:hAnsi="Cambria Math"/>
              </w:rPr>
              <m:t>c</m:t>
            </m:r>
          </m:e>
          <m:sup>
            <m:r>
              <w:rPr>
                <w:rFonts w:ascii="Cambria Math" w:hAnsi="Cambria Math"/>
              </w:rPr>
              <m:t>b</m:t>
            </m:r>
          </m:sup>
        </m:sSup>
      </m:oMath>
      <w:r>
        <w:t xml:space="preserve"> above the minimum regulatory capital requirement, funding liquidity </w:t>
      </w:r>
      <m:oMath>
        <m:r>
          <w:rPr>
            <w:rFonts w:ascii="Cambria Math" w:hAnsi="Cambria Math"/>
          </w:rPr>
          <m:t>λ</m:t>
        </m:r>
      </m:oMath>
      <w:r>
        <w:t xml:space="preserve"> and the liquidity buffer above minimum regulatory liquidity ratio (the NSF </w:t>
      </w:r>
      <m:oMath>
        <m:sSup>
          <m:sSupPr>
            <m:ctrlPr>
              <w:rPr>
                <w:rFonts w:ascii="Cambria Math" w:hAnsi="Cambria Math"/>
              </w:rPr>
            </m:ctrlPr>
          </m:sSupPr>
          <m:e>
            <m:r>
              <w:rPr>
                <w:rFonts w:ascii="Cambria Math" w:hAnsi="Cambria Math"/>
              </w:rPr>
              <m:t>λ</m:t>
            </m:r>
          </m:e>
          <m:sup>
            <m:r>
              <w:rPr>
                <w:rFonts w:ascii="Cambria Math" w:hAnsi="Cambria Math"/>
              </w:rPr>
              <m:t>min</m:t>
            </m:r>
          </m:sup>
        </m:sSup>
      </m:oMath>
      <w:r>
        <w:t xml:space="preserve">) can then be represented (with risk weights </w:t>
      </w:r>
      <m:oMath>
        <m:sSub>
          <m:sSubPr>
            <m:ctrlPr>
              <w:rPr>
                <w:rFonts w:ascii="Cambria Math" w:hAnsi="Cambria Math"/>
              </w:rPr>
            </m:ctrlPr>
          </m:sSubPr>
          <m:e>
            <m:r>
              <w:rPr>
                <w:rFonts w:ascii="Cambria Math" w:hAnsi="Cambria Math"/>
              </w:rPr>
              <m:t>w</m:t>
            </m:r>
          </m:e>
          <m:sub>
            <m:r>
              <w:rPr>
                <w:rFonts w:ascii="Cambria Math" w:hAnsi="Cambria Math"/>
              </w:rPr>
              <m:t>1</m:t>
            </m:r>
          </m:sub>
        </m:sSub>
      </m:oMath>
      <w: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oMath>
      <w:r>
        <w:t>) as</w:t>
      </w:r>
    </w:p>
    <w:p w14:paraId="0B8594F5" w14:textId="77777777" w:rsidR="00370EF6"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c</m:t>
                </m:r>
                <m:r>
                  <m:rPr>
                    <m:sty m:val="p"/>
                  </m:rPr>
                  <w:rPr>
                    <w:rFonts w:ascii="Cambria Math" w:hAnsi="Cambria Math"/>
                  </w:rPr>
                  <m:t>=</m:t>
                </m:r>
                <m:r>
                  <w:rPr>
                    <w:rFonts w:ascii="Cambria Math" w:hAnsi="Cambria Math"/>
                  </w:rPr>
                  <m:t>E</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L</m:t>
                        </m:r>
                      </m:e>
                      <m:sub>
                        <m:r>
                          <w:rPr>
                            <w:rFonts w:ascii="Cambria Math" w:hAnsi="Cambria Math"/>
                          </w:rPr>
                          <m:t>2</m:t>
                        </m:r>
                      </m:sub>
                    </m:sSub>
                  </m:e>
                </m:d>
              </m:e>
            </m:mr>
            <m:mr>
              <m:e>
                <m:sSup>
                  <m:sSupPr>
                    <m:ctrlPr>
                      <w:rPr>
                        <w:rFonts w:ascii="Cambria Math" w:hAnsi="Cambria Math"/>
                      </w:rPr>
                    </m:ctrlPr>
                  </m:sSupPr>
                  <m:e>
                    <m:r>
                      <w:rPr>
                        <w:rFonts w:ascii="Cambria Math" w:hAnsi="Cambria Math"/>
                      </w:rPr>
                      <m:t>c</m:t>
                    </m:r>
                  </m:e>
                  <m:sup>
                    <m:r>
                      <w:rPr>
                        <w:rFonts w:ascii="Cambria Math" w:hAnsi="Cambria Math"/>
                      </w:rPr>
                      <m:t>b</m:t>
                    </m:r>
                  </m:sup>
                </m:sSup>
                <m:r>
                  <m:rPr>
                    <m:sty m:val="p"/>
                  </m:rPr>
                  <w:rPr>
                    <w:rFonts w:ascii="Cambria Math" w:hAnsi="Cambria Math"/>
                  </w:rPr>
                  <m:t>=</m:t>
                </m:r>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min</m:t>
                    </m:r>
                  </m:sup>
                </m:sSup>
              </m:e>
            </m:mr>
            <m:mr>
              <m:e>
                <m:r>
                  <w:rPr>
                    <w:rFonts w:ascii="Cambria Math" w:hAnsi="Cambria Math"/>
                  </w:rPr>
                  <m:t>λ</m:t>
                </m:r>
                <m:r>
                  <m:rPr>
                    <m:sty m:val="p"/>
                  </m:rPr>
                  <w:rPr>
                    <w:rFonts w:ascii="Cambria Math" w:hAnsi="Cambria Math"/>
                  </w:rPr>
                  <m:t>=</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E</m:t>
                    </m:r>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e>
                </m:d>
              </m:e>
            </m:mr>
            <m:mr>
              <m:e>
                <m:sSup>
                  <m:sSupPr>
                    <m:ctrlPr>
                      <w:rPr>
                        <w:rFonts w:ascii="Cambria Math" w:hAnsi="Cambria Math"/>
                      </w:rPr>
                    </m:ctrlPr>
                  </m:sSupPr>
                  <m:e>
                    <m:r>
                      <w:rPr>
                        <w:rFonts w:ascii="Cambria Math" w:hAnsi="Cambria Math"/>
                      </w:rPr>
                      <m:t>λ</m:t>
                    </m:r>
                  </m:e>
                  <m:sup>
                    <m:r>
                      <w:rPr>
                        <w:rFonts w:ascii="Cambria Math" w:hAnsi="Cambria Math"/>
                      </w:rPr>
                      <m:t>b</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w:rPr>
                        <w:rFonts w:ascii="Cambria Math" w:hAnsi="Cambria Math"/>
                      </w:rPr>
                      <m:t>min</m:t>
                    </m:r>
                  </m:sup>
                </m:sSup>
              </m:e>
            </m:mr>
          </m:m>
        </m:oMath>
      </m:oMathPara>
    </w:p>
    <w:p w14:paraId="1EB03CF1" w14:textId="77777777" w:rsidR="00370EF6" w:rsidRDefault="00D00CD1">
      <w:r>
        <w:t>For capital structure and capital regulation to have any impact at all: equity must be more expensive than debt funding, whether in the form of core deposits or in other forms of debt. If there are then also costs associated with renegotiation of debt obligations or any corporate restructuring following a default on debt obligations, then the expected frequency and hence costs of debt default costs will rise as leverage is increased</w:t>
      </w:r>
    </w:p>
    <w:p w14:paraId="6A1EBD65" w14:textId="77777777" w:rsidR="00370EF6" w:rsidRDefault="00D00CD1">
      <w:pPr>
        <w:pStyle w:val="BodyText"/>
      </w:pPr>
      <w:r>
        <w:t xml:space="preserve">This implies that there is a desired target or market driven level of capitalisation </w:t>
      </w:r>
      <m:oMath>
        <m:sSup>
          <m:sSupPr>
            <m:ctrlPr>
              <w:rPr>
                <w:rFonts w:ascii="Cambria Math" w:hAnsi="Cambria Math"/>
              </w:rPr>
            </m:ctrlPr>
          </m:sSupPr>
          <m:e>
            <m:r>
              <w:rPr>
                <w:rFonts w:ascii="Cambria Math" w:hAnsi="Cambria Math"/>
              </w:rPr>
              <m:t>c</m:t>
            </m:r>
          </m:e>
          <m:sup>
            <m:r>
              <m:rPr>
                <m:sty m:val="p"/>
              </m:rPr>
              <w:rPr>
                <w:rFonts w:ascii="Cambria Math" w:hAnsi="Cambria Math"/>
              </w:rPr>
              <m:t>*</m:t>
            </m:r>
          </m:sup>
        </m:sSup>
      </m:oMath>
      <w:r>
        <w:t xml:space="preserve"> at which the marginal benefit of higher capitalisation (reducing the expected frequency and hence cost of debt default) equals the marginal higher funding cost (the higher costs of equity relative to debt). Raising new capital and returning new capital to shareholders is, for tax and signalling reasons, costly. This further implies that capital cannot always be maintained at the desired level (</w:t>
      </w:r>
      <m:oMath>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oMath>
      <w:r>
        <w:t xml:space="preserve">). Similarly changing the composition of debt finance, for example attracting additional core deposits, is also costly, so while we can expect a desired level of liquidity </w:t>
      </w:r>
      <m:oMath>
        <m:sSup>
          <m:sSupPr>
            <m:ctrlPr>
              <w:rPr>
                <w:rFonts w:ascii="Cambria Math" w:hAnsi="Cambria Math"/>
              </w:rPr>
            </m:ctrlPr>
          </m:sSupPr>
          <m:e>
            <m:r>
              <w:rPr>
                <w:rFonts w:ascii="Cambria Math" w:hAnsi="Cambria Math"/>
              </w:rPr>
              <m:t>λ</m:t>
            </m:r>
          </m:e>
          <m:sup>
            <m:r>
              <m:rPr>
                <m:sty m:val="p"/>
              </m:rPr>
              <w:rPr>
                <w:rFonts w:ascii="Cambria Math" w:hAnsi="Cambria Math"/>
              </w:rPr>
              <m:t>*</m:t>
            </m:r>
          </m:sup>
        </m:sSup>
      </m:oMath>
      <w:r>
        <w:t xml:space="preserve"> actual liquidity can depart from desired liquidity (</w:t>
      </w:r>
      <m:oMath>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oMath>
      <w:r>
        <w:t>).</w:t>
      </w:r>
    </w:p>
    <w:p w14:paraId="3854AF59" w14:textId="77777777" w:rsidR="00370EF6" w:rsidRDefault="00D00CD1">
      <w:pPr>
        <w:pStyle w:val="BodyText"/>
      </w:pPr>
      <w:r>
        <w:t>A further factors determining the desired capital buffer is the ‘charter’ or ‘franchise’ value of an institution and the extent to which a bank can alter the balance of risk and returns on its balance sheet without outside stakeholders especially debt holders and regulators being aware. Charter value loosely represents the value of claims on future earnings lost in the event of a reorganisation following a breach of minimum levels of capital and liquidity that triggers a resolution and reorganisation of the liabilities with equity holders potentially losing their claims.</w:t>
      </w:r>
    </w:p>
    <w:p w14:paraId="23D7B323" w14:textId="77777777" w:rsidR="00370EF6" w:rsidRDefault="00D00CD1">
      <w:pPr>
        <w:pStyle w:val="BodyText"/>
      </w:pPr>
      <w:r>
        <w:t xml:space="preserve">The observation of risk taking is critical because of the possibility of ‘moral hazard’, that if an institution can take high risks without a corresponding increase in the costs of debt finance then it may be induced to take deliberately high levels of risks that create value through ‘risk shifting’ i.e. transferring the costs of risk and resulting resolution from equity to debt holders. One insight from theoretical modelling of bank </w:t>
      </w:r>
      <w:r>
        <w:lastRenderedPageBreak/>
        <w:t>capital buffers [for example; Milne and Whalley (2002)] is that there are two potential qualitatively different solutions: one with a relatively high charter value, in which incentives for risk shifting are low and are dominated by the desire to preserve charter value, so there is as a result an ‘internal optimum’ with a high level of desired capital and relatively low levels of risk taking; the other with low charter value in which incentives for risk shifting dominate those for preservation of charter value, leading to a ‘corner solution’ in which capital buffers are maintained at very low levels and there are high levels of risk taking.</w:t>
      </w:r>
    </w:p>
    <w:p w14:paraId="25001C55" w14:textId="77777777" w:rsidR="00370EF6" w:rsidRDefault="00D00CD1">
      <w:pPr>
        <w:pStyle w:val="BodyText"/>
      </w:pPr>
      <w:r>
        <w:t>The overall cost of funding (</w:t>
      </w:r>
      <m:oMath>
        <m:r>
          <w:rPr>
            <w:rFonts w:ascii="Cambria Math" w:hAnsi="Cambria Math"/>
          </w:rPr>
          <m:t>ω</m:t>
        </m:r>
      </m:oMath>
      <w:r>
        <w:t>) will depend on the market rate of interest (</w:t>
      </w:r>
      <m:oMath>
        <m:r>
          <w:rPr>
            <w:rFonts w:ascii="Cambria Math" w:hAnsi="Cambria Math"/>
          </w:rPr>
          <m:t>r</m:t>
        </m:r>
      </m:oMath>
      <w:r>
        <w:t>), the departure between actual and desired bank capital and actual and desired liquidity:</w:t>
      </w:r>
    </w:p>
    <w:p w14:paraId="104BC1D2" w14:textId="77777777" w:rsidR="00370EF6" w:rsidRDefault="00D00CD1">
      <w:pPr>
        <w:pStyle w:val="BodyText"/>
      </w:pPr>
      <m:oMathPara>
        <m:oMathParaPr>
          <m:jc m:val="center"/>
        </m:oMathParaPr>
        <m:oMath>
          <m:r>
            <w:rPr>
              <w:rFonts w:ascii="Cambria Math" w:hAnsi="Cambria Math"/>
            </w:rPr>
            <m:t>ω</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oMath>
      </m:oMathPara>
    </w:p>
    <w:p w14:paraId="45576011" w14:textId="77777777" w:rsidR="00370EF6" w:rsidRDefault="00D00CD1">
      <w:r>
        <w:t xml:space="preserve">The consequence is that, according to this basic theory, the impact of a change in capital on the supply of lending is non-linear. The function </w:t>
      </w:r>
      <m:oMath>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oMath>
      <w:r>
        <w:t xml:space="preserve"> falls to a minimum </w:t>
      </w:r>
      <m:oMath>
        <m:r>
          <w:rPr>
            <w:rFonts w:ascii="Cambria Math" w:hAnsi="Cambria Math"/>
          </w:rPr>
          <m:t>γ</m:t>
        </m:r>
      </m:oMath>
      <w:r>
        <w:t xml:space="preserve"> when </w:t>
      </w:r>
      <m:oMath>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oMath>
      <w:r>
        <w:t xml:space="preserve">, </w:t>
      </w:r>
      <m:oMath>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oMath>
      <w:r>
        <w:t xml:space="preserve"> at which point </w:t>
      </w:r>
      <m:oMath>
        <m:r>
          <w:rPr>
            <w:rFonts w:ascii="Cambria Math" w:hAnsi="Cambria Math"/>
          </w:rPr>
          <m:t>ω</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γ</m:t>
        </m:r>
      </m:oMath>
      <w:r>
        <w:t xml:space="preserve"> (</w:t>
      </w:r>
      <m:oMath>
        <m:r>
          <w:rPr>
            <w:rFonts w:ascii="Cambria Math" w:hAnsi="Cambria Math"/>
          </w:rPr>
          <m:t>γ</m:t>
        </m:r>
      </m:oMath>
      <w:r>
        <w:t xml:space="preserve"> reflecting bank specific operational and other costs); but when capital falls or liquidity fall short of the target levels (</w:t>
      </w:r>
      <m:oMath>
        <m:sSup>
          <m:sSupPr>
            <m:ctrlPr>
              <w:rPr>
                <w:rFonts w:ascii="Cambria Math" w:hAnsi="Cambria Math"/>
              </w:rPr>
            </m:ctrlPr>
          </m:sSupPr>
          <m:e>
            <m:r>
              <w:rPr>
                <w:rFonts w:ascii="Cambria Math" w:hAnsi="Cambria Math"/>
              </w:rPr>
              <m:t>c</m:t>
            </m:r>
          </m:e>
          <m:sup>
            <m:r>
              <m:rPr>
                <m:sty m:val="p"/>
              </m:rPr>
              <w:rPr>
                <w:rFonts w:ascii="Cambria Math" w:hAnsi="Cambria Math"/>
              </w:rPr>
              <m:t>*</m:t>
            </m:r>
          </m:sup>
        </m:sSup>
      </m:oMath>
      <w:r>
        <w:t xml:space="preserve">, </w:t>
      </w:r>
      <m:oMath>
        <m:sSup>
          <m:sSupPr>
            <m:ctrlPr>
              <w:rPr>
                <w:rFonts w:ascii="Cambria Math" w:hAnsi="Cambria Math"/>
              </w:rPr>
            </m:ctrlPr>
          </m:sSupPr>
          <m:e>
            <m:r>
              <w:rPr>
                <w:rFonts w:ascii="Cambria Math" w:hAnsi="Cambria Math"/>
              </w:rPr>
              <m:t>λ</m:t>
            </m:r>
          </m:e>
          <m:sup>
            <m:r>
              <m:rPr>
                <m:sty m:val="p"/>
              </m:rPr>
              <w:rPr>
                <w:rFonts w:ascii="Cambria Math" w:hAnsi="Cambria Math"/>
              </w:rPr>
              <m:t>*</m:t>
            </m:r>
          </m:sup>
        </m:sSup>
      </m:oMath>
      <w:r>
        <w:t xml:space="preserve">) then costs of funding rise and </w:t>
      </w:r>
      <m:oMath>
        <m:r>
          <w:rPr>
            <w:rFonts w:ascii="Cambria Math" w:hAnsi="Cambria Math"/>
          </w:rPr>
          <m:t>ω</m:t>
        </m:r>
        <m:r>
          <m:rPr>
            <m:sty m:val="p"/>
          </m:rPr>
          <w:rPr>
            <w:rFonts w:ascii="Cambria Math" w:hAnsi="Cambria Math"/>
          </w:rPr>
          <m:t>&gt;</m:t>
        </m:r>
        <m:r>
          <w:rPr>
            <w:rFonts w:ascii="Cambria Math" w:hAnsi="Cambria Math"/>
          </w:rPr>
          <m:t>r</m:t>
        </m:r>
        <m:r>
          <m:rPr>
            <m:sty m:val="p"/>
          </m:rPr>
          <w:rPr>
            <w:rFonts w:ascii="Cambria Math" w:hAnsi="Cambria Math"/>
          </w:rPr>
          <m:t>+</m:t>
        </m:r>
        <m:r>
          <w:rPr>
            <w:rFonts w:ascii="Cambria Math" w:hAnsi="Cambria Math"/>
          </w:rPr>
          <m:t>γ</m:t>
        </m:r>
      </m:oMath>
      <w:r>
        <w:t>.</w:t>
      </w:r>
    </w:p>
    <w:p w14:paraId="440D50A8" w14:textId="77777777" w:rsidR="00370EF6" w:rsidRDefault="00D00CD1">
      <w:pPr>
        <w:pStyle w:val="BodyText"/>
      </w:pPr>
      <w:r>
        <w:t xml:space="preserve">The extent to which a shortfall of capital or liquidity increases the cost of funding </w:t>
      </w:r>
      <m:oMath>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oMath>
      <w:r>
        <w:t xml:space="preserve"> will depend on the probability of a breach of minimum levels of either capital or liquidity. When shortfall from desired levels are relatively small then the probability of a breach and impact on funding costs of a change in capital or liquidity are also relatively small; but when shortfall from desired levels are large small then the probability of a breach and impact on funding costs of any change in capital or liquidity are relatively large. Thus </w:t>
      </w:r>
      <m:oMath>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oMath>
      <w:r>
        <w:t xml:space="preserve"> is non-linear and we can expect the first and second derivatives to be signed as follows:</w:t>
      </w:r>
    </w:p>
    <w:p w14:paraId="4DDC06C3" w14:textId="77777777" w:rsidR="00370EF6" w:rsidRDefault="00D00CD1">
      <w:pPr>
        <w:pStyle w:val="BodyText"/>
      </w:pPr>
      <w:r>
        <w:t>These higher cost of funding (</w:t>
      </w:r>
      <m:oMath>
        <m:r>
          <w:rPr>
            <w:rFonts w:ascii="Cambria Math" w:hAnsi="Cambria Math"/>
          </w:rPr>
          <m:t>ω</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r>
          <m:rPr>
            <m:sty m:val="p"/>
          </m:rPr>
          <w:rPr>
            <w:rFonts w:ascii="Cambria Math" w:hAnsi="Cambria Math"/>
          </w:rPr>
          <m:t>&gt;</m:t>
        </m:r>
        <m:r>
          <w:rPr>
            <w:rFonts w:ascii="Cambria Math" w:hAnsi="Cambria Math"/>
          </w:rPr>
          <m:t>γ</m:t>
        </m:r>
      </m:oMath>
      <w:r>
        <w:t xml:space="preserve">) arise because of the costs of altering capital and liquidity towards their desired or target levels. Again there is a trade-off: the further capital or liquidity falls below target the more balance sheet resources are allocated to increasing capital and liquidity and the less to the funding of lending. We can expect the expected rate of accumulation of capital and liquidity to </w:t>
      </w:r>
      <w:r>
        <w:lastRenderedPageBreak/>
        <w:t>be (approximately) proportional to the marginal costs of reduced capital or liquidity</w:t>
      </w:r>
    </w:p>
    <w:p w14:paraId="0CFC367E" w14:textId="77777777" w:rsidR="00370EF6" w:rsidRDefault="00D00CD1">
      <w:pPr>
        <w:pStyle w:val="BodyText"/>
      </w:pPr>
      <m:oMathPara>
        <m:oMathParaPr>
          <m:jc m:val="center"/>
        </m:oMathParaP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λ</m:t>
              </m:r>
            </m:sub>
          </m:sSub>
        </m:oMath>
      </m:oMathPara>
    </w:p>
    <w:p w14:paraId="42C33679" w14:textId="77777777" w:rsidR="00370EF6" w:rsidRDefault="00D00CD1">
      <w:r>
        <w:t>and (employing a somewhat loose notation) the dynamic evolution of funding costs, capital and liquidity can be summarised as:</w:t>
      </w:r>
    </w:p>
    <w:p w14:paraId="560D8A5C" w14:textId="77777777" w:rsidR="00370EF6" w:rsidRDefault="00D00CD1">
      <w:pPr>
        <w:pStyle w:val="BodyText"/>
      </w:pPr>
      <w:r>
        <w:t xml:space="preserve">How are the costs of funding </w:t>
      </w:r>
      <m:oMath>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oMath>
      <w:r>
        <w:t xml:space="preserve"> impacted by minimum capital and liquidity requirements </w:t>
      </w:r>
      <m:oMath>
        <m:sSup>
          <m:sSupPr>
            <m:ctrlPr>
              <w:rPr>
                <w:rFonts w:ascii="Cambria Math" w:hAnsi="Cambria Math"/>
              </w:rPr>
            </m:ctrlPr>
          </m:sSupPr>
          <m:e>
            <m:r>
              <w:rPr>
                <w:rFonts w:ascii="Cambria Math" w:hAnsi="Cambria Math"/>
              </w:rPr>
              <m:t>c</m:t>
            </m:r>
          </m:e>
          <m:sup>
            <m:r>
              <w:rPr>
                <w:rFonts w:ascii="Cambria Math" w:hAnsi="Cambria Math"/>
              </w:rPr>
              <m:t>min</m:t>
            </m:r>
          </m:sup>
        </m:sSup>
      </m:oMath>
      <w:r>
        <w:t xml:space="preserve"> and </w:t>
      </w:r>
      <m:oMath>
        <m:sSup>
          <m:sSupPr>
            <m:ctrlPr>
              <w:rPr>
                <w:rFonts w:ascii="Cambria Math" w:hAnsi="Cambria Math"/>
              </w:rPr>
            </m:ctrlPr>
          </m:sSupPr>
          <m:e>
            <m:r>
              <w:rPr>
                <w:rFonts w:ascii="Cambria Math" w:hAnsi="Cambria Math"/>
              </w:rPr>
              <m:t>λ</m:t>
            </m:r>
          </m:e>
          <m:sup>
            <m:r>
              <w:rPr>
                <w:rFonts w:ascii="Cambria Math" w:hAnsi="Cambria Math"/>
              </w:rPr>
              <m:t>min</m:t>
            </m:r>
          </m:sup>
        </m:sSup>
      </m:oMath>
      <w:r>
        <w:t>. It is necessary to distinguish long term and short term impacts.</w:t>
      </w:r>
    </w:p>
    <w:p w14:paraId="6081D36C" w14:textId="77777777" w:rsidR="00370EF6" w:rsidRDefault="00D00CD1">
      <w:pPr>
        <w:pStyle w:val="BodyText"/>
      </w:pPr>
      <w:r>
        <w:t xml:space="preserve">Over the longer run the desired target of market level of capitalisation is increased but with a relatively small impacts on the cost of funding </w:t>
      </w:r>
      <m:oMath>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oMath>
      <w:r>
        <w:t xml:space="preserve"> and supply of credit. Standard corporate finance theory suggests, somewhat against the intuitions of banking practitioners, that regulatory capital and liquidity requirements will have only a minor long-run impact on the cost of bank funding and the supply of bank credit [for elaboration see; Hellwig and Admati (2014)]. This is because the marginal benefits of higher leverage resulting from the separation of ownership and control and resulting agency costs of equity depend upon the threat of intervention and consequent loss of managerial control. A breach of regulatory minimum capital or liquidity requirements triggers intervention and disciplines management in much the same way as a default on debt payments. Therefore, the relevant leverage is that based on the buffer of excess capital or liquidity ratios over and above the required regulatory minima.</w:t>
      </w:r>
    </w:p>
    <w:p w14:paraId="6F98B491" w14:textId="77777777" w:rsidR="00370EF6" w:rsidRDefault="00D00CD1">
      <w:pPr>
        <w:pStyle w:val="BodyText"/>
      </w:pPr>
      <w:r>
        <w:t xml:space="preserve">If these buffers are independent of the regulatory minima i.e. if the desired capital and desired liquidity are determined by a fixed buffers </w:t>
      </w:r>
      <m:oMath>
        <m:sSup>
          <m:sSupPr>
            <m:ctrlPr>
              <w:rPr>
                <w:rFonts w:ascii="Cambria Math" w:hAnsi="Cambria Math"/>
              </w:rPr>
            </m:ctrlPr>
          </m:sSupPr>
          <m:e>
            <m:r>
              <w:rPr>
                <w:rFonts w:ascii="Cambria Math" w:hAnsi="Cambria Math"/>
              </w:rPr>
              <m:t>c</m:t>
            </m:r>
          </m:e>
          <m:sup>
            <m:d>
              <m:dPr>
                <m:ctrlPr>
                  <w:rPr>
                    <w:rFonts w:ascii="Cambria Math" w:hAnsi="Cambria Math"/>
                  </w:rPr>
                </m:ctrlPr>
              </m:dPr>
              <m:e>
                <m:sSup>
                  <m:sSupPr>
                    <m:ctrlPr>
                      <w:rPr>
                        <w:rFonts w:ascii="Cambria Math" w:hAnsi="Cambria Math"/>
                      </w:rPr>
                    </m:ctrlPr>
                  </m:sSupPr>
                  <m:e>
                    <m:r>
                      <w:rPr>
                        <w:rFonts w:ascii="Cambria Math" w:hAnsi="Cambria Math"/>
                      </w:rPr>
                      <m:t>b</m:t>
                    </m:r>
                  </m:e>
                  <m:sup>
                    <m:r>
                      <m:rPr>
                        <m:sty m:val="p"/>
                      </m:rPr>
                      <w:rPr>
                        <w:rFonts w:ascii="Cambria Math" w:hAnsi="Cambria Math"/>
                      </w:rPr>
                      <m:t>*</m:t>
                    </m:r>
                  </m:sup>
                </m:sSup>
              </m:e>
            </m:d>
          </m:sup>
        </m:sSup>
      </m:oMath>
      <w:r>
        <w:t xml:space="preserve"> and </w:t>
      </w:r>
      <m:oMath>
        <m:sSup>
          <m:sSupPr>
            <m:ctrlPr>
              <w:rPr>
                <w:rFonts w:ascii="Cambria Math" w:hAnsi="Cambria Math"/>
              </w:rPr>
            </m:ctrlPr>
          </m:sSupPr>
          <m:e>
            <m:r>
              <w:rPr>
                <w:rFonts w:ascii="Cambria Math" w:hAnsi="Cambria Math"/>
              </w:rPr>
              <m:t>λ</m:t>
            </m:r>
          </m:e>
          <m:sup>
            <m:d>
              <m:dPr>
                <m:ctrlPr>
                  <w:rPr>
                    <w:rFonts w:ascii="Cambria Math" w:hAnsi="Cambria Math"/>
                  </w:rPr>
                </m:ctrlPr>
              </m:dPr>
              <m:e>
                <m:sSup>
                  <m:sSupPr>
                    <m:ctrlPr>
                      <w:rPr>
                        <w:rFonts w:ascii="Cambria Math" w:hAnsi="Cambria Math"/>
                      </w:rPr>
                    </m:ctrlPr>
                  </m:sSupPr>
                  <m:e>
                    <m:r>
                      <w:rPr>
                        <w:rFonts w:ascii="Cambria Math" w:hAnsi="Cambria Math"/>
                      </w:rPr>
                      <m:t>b</m:t>
                    </m:r>
                  </m:e>
                  <m:sup>
                    <m:r>
                      <m:rPr>
                        <m:sty m:val="p"/>
                      </m:rPr>
                      <w:rPr>
                        <w:rFonts w:ascii="Cambria Math" w:hAnsi="Cambria Math"/>
                      </w:rPr>
                      <m:t>*</m:t>
                    </m:r>
                  </m:sup>
                </m:sSup>
              </m:e>
            </m:d>
          </m:sup>
        </m:sSup>
      </m:oMath>
      <w:r>
        <w:t xml:space="preserve"> independently of the regulatory minima </w:t>
      </w:r>
      <m:oMath>
        <m:sSup>
          <m:sSupPr>
            <m:ctrlPr>
              <w:rPr>
                <w:rFonts w:ascii="Cambria Math" w:hAnsi="Cambria Math"/>
              </w:rPr>
            </m:ctrlPr>
          </m:sSupPr>
          <m:e>
            <m:r>
              <w:rPr>
                <w:rFonts w:ascii="Cambria Math" w:hAnsi="Cambria Math"/>
              </w:rPr>
              <m:t>c</m:t>
            </m:r>
          </m:e>
          <m:sup>
            <m:r>
              <w:rPr>
                <w:rFonts w:ascii="Cambria Math" w:hAnsi="Cambria Math"/>
              </w:rPr>
              <m:t>min</m:t>
            </m:r>
          </m:sup>
        </m:sSup>
      </m:oMath>
      <w:r>
        <w:t xml:space="preserve"> and </w:t>
      </w:r>
      <m:oMath>
        <m:sSup>
          <m:sSupPr>
            <m:ctrlPr>
              <w:rPr>
                <w:rFonts w:ascii="Cambria Math" w:hAnsi="Cambria Math"/>
              </w:rPr>
            </m:ctrlPr>
          </m:sSupPr>
          <m:e>
            <m:r>
              <w:rPr>
                <w:rFonts w:ascii="Cambria Math" w:hAnsi="Cambria Math"/>
              </w:rPr>
              <m:t>λ</m:t>
            </m:r>
          </m:e>
          <m:sup>
            <m:r>
              <w:rPr>
                <w:rFonts w:ascii="Cambria Math" w:hAnsi="Cambria Math"/>
              </w:rPr>
              <m:t>min</m:t>
            </m:r>
          </m:sup>
        </m:sSup>
      </m:oMath>
      <w:r>
        <w:t xml:space="preserve"> so:</w:t>
      </w:r>
    </w:p>
    <w:p w14:paraId="505412D0" w14:textId="77777777" w:rsidR="00370EF6"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c</m:t>
                    </m:r>
                  </m:e>
                  <m:sup>
                    <m:d>
                      <m:dPr>
                        <m:ctrlPr>
                          <w:rPr>
                            <w:rFonts w:ascii="Cambria Math" w:hAnsi="Cambria Math"/>
                          </w:rPr>
                        </m:ctrlPr>
                      </m:dPr>
                      <m:e>
                        <m:sSup>
                          <m:sSupPr>
                            <m:ctrlPr>
                              <w:rPr>
                                <w:rFonts w:ascii="Cambria Math" w:hAnsi="Cambria Math"/>
                              </w:rPr>
                            </m:ctrlPr>
                          </m:sSupPr>
                          <m:e>
                            <m:r>
                              <w:rPr>
                                <w:rFonts w:ascii="Cambria Math" w:hAnsi="Cambria Math"/>
                              </w:rPr>
                              <m:t>b</m:t>
                            </m:r>
                          </m:e>
                          <m:sup>
                            <m:r>
                              <m:rPr>
                                <m:sty m:val="p"/>
                              </m:rPr>
                              <w:rPr>
                                <w:rFonts w:ascii="Cambria Math" w:hAnsi="Cambria Math"/>
                              </w:rPr>
                              <m:t>*</m:t>
                            </m:r>
                          </m:sup>
                        </m:sSup>
                      </m:e>
                    </m:d>
                  </m:sup>
                </m:sSup>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min</m:t>
                    </m:r>
                  </m:sup>
                </m:sSup>
              </m:e>
            </m:mr>
            <m:mr>
              <m:e>
                <m:sSup>
                  <m:sSupPr>
                    <m:ctrlPr>
                      <w:rPr>
                        <w:rFonts w:ascii="Cambria Math" w:hAnsi="Cambria Math"/>
                      </w:rPr>
                    </m:ctrlPr>
                  </m:sSupPr>
                  <m:e>
                    <m:r>
                      <w:rPr>
                        <w:rFonts w:ascii="Cambria Math" w:hAnsi="Cambria Math"/>
                      </w:rPr>
                      <m:t>λ</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λ</m:t>
                    </m:r>
                  </m:e>
                  <m:sup>
                    <m:d>
                      <m:dPr>
                        <m:ctrlPr>
                          <w:rPr>
                            <w:rFonts w:ascii="Cambria Math" w:hAnsi="Cambria Math"/>
                          </w:rPr>
                        </m:ctrlPr>
                      </m:dPr>
                      <m:e>
                        <m:sSup>
                          <m:sSupPr>
                            <m:ctrlPr>
                              <w:rPr>
                                <w:rFonts w:ascii="Cambria Math" w:hAnsi="Cambria Math"/>
                              </w:rPr>
                            </m:ctrlPr>
                          </m:sSupPr>
                          <m:e>
                            <m:r>
                              <w:rPr>
                                <w:rFonts w:ascii="Cambria Math" w:hAnsi="Cambria Math"/>
                              </w:rPr>
                              <m:t>b</m:t>
                            </m:r>
                          </m:e>
                          <m:sup>
                            <m:r>
                              <m:rPr>
                                <m:sty m:val="p"/>
                              </m:rPr>
                              <w:rPr>
                                <w:rFonts w:ascii="Cambria Math" w:hAnsi="Cambria Math"/>
                              </w:rPr>
                              <m:t>*</m:t>
                            </m:r>
                          </m:sup>
                        </m:sSup>
                      </m:e>
                    </m:d>
                  </m:sup>
                </m:sSup>
                <m:r>
                  <m:rPr>
                    <m:sty m:val="p"/>
                  </m:rPr>
                  <w:rPr>
                    <w:rFonts w:ascii="Cambria Math" w:hAnsi="Cambria Math"/>
                  </w:rPr>
                  <m:t>+</m:t>
                </m:r>
                <m:sSup>
                  <m:sSupPr>
                    <m:ctrlPr>
                      <w:rPr>
                        <w:rFonts w:ascii="Cambria Math" w:hAnsi="Cambria Math"/>
                      </w:rPr>
                    </m:ctrlPr>
                  </m:sSupPr>
                  <m:e>
                    <m:r>
                      <w:rPr>
                        <w:rFonts w:ascii="Cambria Math" w:hAnsi="Cambria Math"/>
                      </w:rPr>
                      <m:t>λ</m:t>
                    </m:r>
                  </m:e>
                  <m:sup>
                    <m:r>
                      <w:rPr>
                        <w:rFonts w:ascii="Cambria Math" w:hAnsi="Cambria Math"/>
                      </w:rPr>
                      <m:t>min</m:t>
                    </m:r>
                  </m:sup>
                </m:sSup>
              </m:e>
            </m:mr>
          </m:m>
        </m:oMath>
      </m:oMathPara>
    </w:p>
    <w:p w14:paraId="4462A462" w14:textId="77777777" w:rsidR="00370EF6" w:rsidRDefault="00D00CD1">
      <w:r>
        <w:t xml:space="preserve">Over the longer run, once balance sheets have fully adjusted, </w:t>
      </w:r>
      <m:oMath>
        <m:r>
          <w:rPr>
            <w:rFonts w:ascii="Cambria Math" w:hAnsi="Cambria Math"/>
          </w:rPr>
          <m:t>c</m:t>
        </m:r>
      </m:oMath>
      <w:r>
        <w:t xml:space="preserve"> and </w:t>
      </w:r>
      <m:oMath>
        <m:r>
          <w:rPr>
            <w:rFonts w:ascii="Cambria Math" w:hAnsi="Cambria Math"/>
          </w:rPr>
          <m:t>λ</m:t>
        </m:r>
      </m:oMath>
      <w:r>
        <w:t xml:space="preserve"> increase in line with </w:t>
      </w:r>
      <m:oMath>
        <m:sSup>
          <m:sSupPr>
            <m:ctrlPr>
              <w:rPr>
                <w:rFonts w:ascii="Cambria Math" w:hAnsi="Cambria Math"/>
              </w:rPr>
            </m:ctrlPr>
          </m:sSupPr>
          <m:e>
            <m:r>
              <w:rPr>
                <w:rFonts w:ascii="Cambria Math" w:hAnsi="Cambria Math"/>
              </w:rPr>
              <m:t>c</m:t>
            </m:r>
          </m:e>
          <m:sup>
            <m:r>
              <m:rPr>
                <m:sty m:val="p"/>
              </m:rPr>
              <w:rPr>
                <w:rFonts w:ascii="Cambria Math" w:hAnsi="Cambria Math"/>
              </w:rPr>
              <m:t>*</m:t>
            </m:r>
          </m:sup>
        </m:sSup>
      </m:oMath>
      <w:r>
        <w:t xml:space="preserve"> and </w:t>
      </w:r>
      <m:oMath>
        <m:sSup>
          <m:sSupPr>
            <m:ctrlPr>
              <w:rPr>
                <w:rFonts w:ascii="Cambria Math" w:hAnsi="Cambria Math"/>
              </w:rPr>
            </m:ctrlPr>
          </m:sSupPr>
          <m:e>
            <m:r>
              <w:rPr>
                <w:rFonts w:ascii="Cambria Math" w:hAnsi="Cambria Math"/>
              </w:rPr>
              <m:t>λ</m:t>
            </m:r>
          </m:e>
          <m:sup>
            <m:r>
              <m:rPr>
                <m:sty m:val="p"/>
              </m:rPr>
              <w:rPr>
                <w:rFonts w:ascii="Cambria Math" w:hAnsi="Cambria Math"/>
              </w:rPr>
              <m:t>*</m:t>
            </m:r>
          </m:sup>
        </m:sSup>
      </m:oMath>
      <w:r>
        <w:t xml:space="preserve"> and there is no impact on funding costs or credit supply.</w:t>
      </w:r>
    </w:p>
    <w:p w14:paraId="17490FE2" w14:textId="4125E0D8" w:rsidR="00370EF6" w:rsidRDefault="00D00CD1">
      <w:pPr>
        <w:pStyle w:val="BodyText"/>
      </w:pPr>
      <w:r>
        <w:t xml:space="preserve">This is not the entire story, even over the long run. Taxation may increase costs of debt relative to equity and hence raise minimum funding costs </w:t>
      </w:r>
      <m:oMath>
        <m:r>
          <w:rPr>
            <w:rFonts w:ascii="Cambria Math" w:hAnsi="Cambria Math"/>
          </w:rPr>
          <m:t>γ</m:t>
        </m:r>
      </m:oMath>
      <w:r>
        <w:t xml:space="preserve">. On the other hand – in the </w:t>
      </w:r>
      <w:r>
        <w:lastRenderedPageBreak/>
        <w:t>event of a breach of minimum capital or liquidity requirements – resolution may be less costly, avoiding for example protracted legal disputes</w:t>
      </w:r>
      <w:del w:id="2163" w:author="Xolani Sibande" w:date="2023-11-29T09:21:00Z">
        <w:r w:rsidDel="00CD278B">
          <w:delText>,</w:delText>
        </w:r>
      </w:del>
      <w:r>
        <w:t xml:space="preserve">. In this case the desired buffers </w:t>
      </w:r>
      <m:oMath>
        <m:sSup>
          <m:sSupPr>
            <m:ctrlPr>
              <w:rPr>
                <w:rFonts w:ascii="Cambria Math" w:hAnsi="Cambria Math"/>
              </w:rPr>
            </m:ctrlPr>
          </m:sSupPr>
          <m:e>
            <m:r>
              <w:rPr>
                <w:rFonts w:ascii="Cambria Math" w:hAnsi="Cambria Math"/>
              </w:rPr>
              <m:t>c</m:t>
            </m:r>
          </m:e>
          <m:sup>
            <m:d>
              <m:dPr>
                <m:ctrlPr>
                  <w:rPr>
                    <w:rFonts w:ascii="Cambria Math" w:hAnsi="Cambria Math"/>
                  </w:rPr>
                </m:ctrlPr>
              </m:dPr>
              <m:e>
                <m:r>
                  <w:rPr>
                    <w:rFonts w:ascii="Cambria Math" w:hAnsi="Cambria Math"/>
                  </w:rPr>
                  <m:t>b</m:t>
                </m:r>
                <m:r>
                  <m:rPr>
                    <m:sty m:val="p"/>
                  </m:rPr>
                  <w:rPr>
                    <w:rFonts w:ascii="Cambria Math" w:hAnsi="Cambria Math"/>
                  </w:rPr>
                  <m:t>*</m:t>
                </m:r>
              </m:e>
            </m:d>
          </m:sup>
        </m:sSup>
      </m:oMath>
      <w:r>
        <w:t xml:space="preserve"> and minimum funding costs </w:t>
      </w:r>
      <m:oMath>
        <m:r>
          <w:rPr>
            <w:rFonts w:ascii="Cambria Math" w:hAnsi="Cambria Math"/>
          </w:rPr>
          <m:t>γ</m:t>
        </m:r>
      </m:oMath>
      <w:r>
        <w:t xml:space="preserve"> could be reduced by higher capital requirements. Thus both the sign and magnitude of the long run impact of minim</w:t>
      </w:r>
      <w:r w:rsidR="003627CE">
        <w:t>u</w:t>
      </w:r>
      <w:r>
        <w:t>m capital requirements is an empirical question. Since many factors will influence funding costs over the long run it is these are likely to be difficult to quantify empirically.</w:t>
      </w:r>
    </w:p>
    <w:p w14:paraId="68F30121" w14:textId="6F9410C6" w:rsidR="00370EF6" w:rsidDel="00CD278B" w:rsidRDefault="00D00CD1">
      <w:pPr>
        <w:pStyle w:val="BodyText"/>
        <w:rPr>
          <w:del w:id="2164" w:author="Xolani Sibande" w:date="2023-11-29T09:21:00Z"/>
        </w:rPr>
      </w:pPr>
      <w:r>
        <w:t>What the theory indicates is that these effects can be expected to be , second order impacts, relatively smaller than the short-term impact of changing capital requirements arising when either</w:t>
      </w:r>
      <w:ins w:id="2165" w:author="Xolani Sibande" w:date="2023-11-29T09:21:00Z">
        <w:r w:rsidR="00CD278B">
          <w:t xml:space="preserve"> </w:t>
        </w:r>
      </w:ins>
      <w:del w:id="2166" w:author="Xolani Sibande" w:date="2023-11-29T09:21:00Z">
        <w:r w:rsidDel="00CD278B">
          <w:delText>:</w:delText>
        </w:r>
      </w:del>
    </w:p>
    <w:p w14:paraId="4D7F3963" w14:textId="77777777" w:rsidR="00370EF6" w:rsidRDefault="00D00CD1">
      <w:pPr>
        <w:pStyle w:val="BodyText"/>
      </w:pPr>
      <w:r>
        <w:t>leads to a fall in the buffers of capital and liquidity over their long run levels.</w:t>
      </w:r>
    </w:p>
    <w:p w14:paraId="24C9621C" w14:textId="77777777" w:rsidR="00370EF6" w:rsidRDefault="00D00CD1">
      <w:pPr>
        <w:pStyle w:val="BodyText"/>
      </w:pPr>
      <w:r>
        <w:t>For example, following an increase in regulatory capital requirements or an unexpectedly high level of loan loss provisions, a bank may find that its buffer of excess capital is below the level it desires and, in response, increase the margins on lending rates and limit lending capital is rebuilt.</w:t>
      </w:r>
    </w:p>
    <w:p w14:paraId="5CC58929" w14:textId="652F9E9A" w:rsidR="00370EF6" w:rsidRDefault="003627CE">
      <w:pPr>
        <w:pStyle w:val="Heading3"/>
      </w:pPr>
      <w:bookmarkStart w:id="2167" w:name="implications-for-empirical-modelling"/>
      <w:bookmarkEnd w:id="2162"/>
      <w:r>
        <w:t>A</w:t>
      </w:r>
      <w:r w:rsidR="00D00CD1">
        <w:t>.2</w:t>
      </w:r>
      <w:r w:rsidR="00D00CD1">
        <w:tab/>
        <w:t>Implications for empirical modelling</w:t>
      </w:r>
    </w:p>
    <w:p w14:paraId="212BE48E" w14:textId="77777777" w:rsidR="00370EF6" w:rsidRDefault="00D00CD1">
      <w:r>
        <w:t>This discussion of corporate finance and banking theory, leads to an insight that can be exploited empirically in estimating the impact of regulatory requirements on the supply of lending. The short term impact of an increase in required bank capital or liquidity will be quantitatively very similar to a decline in actual capital or liquidity resulting from earnings of balance sheet shocks. is useful because it allows conclusions about the impact of higher capital and liquidity requirements on the costs and volume of loans, from to be based on observations of the impact shocks to observed bank capital and liquidity due to market, credit or other risks.</w:t>
      </w:r>
    </w:p>
    <w:p w14:paraId="2BEBDC53" w14:textId="77777777" w:rsidR="00370EF6" w:rsidRDefault="00D00CD1">
      <w:pPr>
        <w:pStyle w:val="BodyText"/>
      </w:pPr>
      <w:r>
        <w:t xml:space="preserve">All this indicates that empirical modelling of the impact on regulatory requirements on capital and liquidity on the supply of bank lending is a challenging research task. This task is made even more challenging by variation in bank risk appetite and in the perception of loan and other asset risks, both cross-sectionally between banks and in time series cyclically. Some banks may have relatively conservative business models seeking to avoid substantial portfolio tail risk and doing all they can to avoid potential financial distress; other business models may involve much greater risk taking. These </w:t>
      </w:r>
      <w:r>
        <w:lastRenderedPageBreak/>
        <w:t>differences affect both desired capital buffers and the response to discrepancy between desired and actual capital. In periods of credit expansion banks across the industry may perceive risks of loss as relatively small and be unconcerned about low levels of capital buffers; while episodes of credit loss and especially systemic financial crisis may trigger perceptions of high levels risk and more cautious behaviour.</w:t>
      </w:r>
    </w:p>
    <w:p w14:paraId="12703399" w14:textId="77777777" w:rsidR="00370EF6" w:rsidRDefault="00D00CD1">
      <w:pPr>
        <w:pStyle w:val="BodyText"/>
      </w:pPr>
      <w:r>
        <w:t>Relatively high costs of bank equity arise for several reasons, most obviously agency costs arising from the separation of ownership and control in larger institutions: senior management are disciplined by greater leverage and the resulting greater impact of their decisions on returns to equity holders. Debt may also have relatively lower cost than equity for institutional reasons, for example tax deductibility or access to strong retail deposit franchises, reasons that are especially important in an environment of high nominal interest rates. Arguably short-term wholesale debt funding is also relatively less costly than long term debt or equity because it exerts a stronger disciplinary role on management (Calomiris and Kahn, 1991).</w:t>
      </w:r>
    </w:p>
    <w:p w14:paraId="75782715" w14:textId="351F01CB" w:rsidR="00370EF6" w:rsidRDefault="00D00CD1">
      <w:pPr>
        <w:pStyle w:val="BodyText"/>
      </w:pPr>
      <w:r>
        <w:t xml:space="preserve">Costs of debt renegotiation and corporate restructuring are more difficult to characterise, arising for several reasons including: (i) the legal and administrative costs of valuing assets and assessing liabilities; (ii) the loss of value associated with finding purchasers of illiquid assets in ‘fire sales’ and (iii) resolution of conflicting claims in debt renegotiation or corporate restructuring; (iv) the loss of value from not continuing future value creating operations or selling them at a discount, what is referred to in the banking context as loss of ‘charter’ or ‘franchise’ value. Offsetting these costs, creating value for equity and debt holders, is the possibility of ‘risk shifting’ i.e. transferring losses onto third parties, </w:t>
      </w:r>
      <w:del w:id="2168" w:author="Xolani Sibande" w:date="2023-11-29T09:21:00Z">
        <w:r w:rsidDel="00CD278B">
          <w:delText>in particular through</w:delText>
        </w:r>
      </w:del>
      <w:ins w:id="2169" w:author="Xolani Sibande" w:date="2023-11-29T09:21:00Z">
        <w:r w:rsidR="00CD278B">
          <w:t>through</w:t>
        </w:r>
      </w:ins>
      <w:r>
        <w:t xml:space="preserve"> government backed bailouts or deposit insurance arrangements.</w:t>
      </w:r>
    </w:p>
    <w:p w14:paraId="1D803ACE" w14:textId="77777777" w:rsidR="00370EF6" w:rsidRDefault="00D00CD1">
      <w:pPr>
        <w:pStyle w:val="BodyText"/>
      </w:pPr>
      <w:r>
        <w:t xml:space="preserve">A further factor magnifying the costs and reducing the supply of bank credit is opacity. As long as bank portfolio risks are understood by outside investors, then the marginal benefit of higher capitalisation depends only on the resulting reduction in the expected costs of debt renegotiation and corporate restructuring, not on the allocation of return on loans or other investment assets between debt and equity holders. Equity holders, in response to higher capitalisation, will require higher returns to compensate them for </w:t>
      </w:r>
      <w:r>
        <w:lastRenderedPageBreak/>
        <w:t>greater risk exposure, but this is offset by lower required returns for debt holders leaving overall funding costs unchanged. Opacity of risk imposes further costs on all outside investors, holders of both debt and of equity. If risks are better understood by bank management and employees than by outside investors, then these costs can in theory be reduced through sharing equity with employees and management i.e. giving them ‘skin in the game’, but the extent of such reductions are unclear. Opacity of risk is also a major reason why low income households and small businesses are excluded from access to credit. This implies that financial technologies can potentially reduce the opacity of bank credit portfolios and improve the supply of bank credit.</w:t>
      </w:r>
    </w:p>
    <w:p w14:paraId="5B5CB325" w14:textId="77777777" w:rsidR="00370EF6" w:rsidRDefault="00D00CD1">
      <w:r>
        <w:br w:type="page"/>
      </w:r>
    </w:p>
    <w:p w14:paraId="0E518922" w14:textId="7C10ED21" w:rsidR="00370EF6" w:rsidRDefault="003627CE" w:rsidP="00876958">
      <w:pPr>
        <w:pStyle w:val="Heading2"/>
      </w:pPr>
      <w:bookmarkStart w:id="2170" w:name="data-1"/>
      <w:bookmarkEnd w:id="2160"/>
      <w:bookmarkEnd w:id="2167"/>
      <w:r>
        <w:lastRenderedPageBreak/>
        <w:t>Appendix B</w:t>
      </w:r>
      <w:ins w:id="2171" w:author="Xolani Sibande" w:date="2023-11-29T08:30:00Z">
        <w:r w:rsidR="00876958">
          <w:t xml:space="preserve">: </w:t>
        </w:r>
      </w:ins>
      <w:del w:id="2172" w:author="Xolani Sibande" w:date="2023-11-29T08:30:00Z">
        <w:r w:rsidR="00D00CD1" w:rsidDel="00876958">
          <w:tab/>
        </w:r>
      </w:del>
      <w:r w:rsidR="00D00CD1">
        <w:t>Data</w:t>
      </w:r>
    </w:p>
    <w:p w14:paraId="69068609" w14:textId="48B134B7" w:rsidR="00370EF6" w:rsidRPr="006906D2" w:rsidRDefault="00D00CD1">
      <w:pPr>
        <w:pStyle w:val="TableCaption"/>
        <w:rPr>
          <w:b/>
          <w:bCs/>
          <w:sz w:val="20"/>
          <w:rPrChange w:id="2173" w:author="Xolani Sibande" w:date="2023-11-29T09:14:00Z">
            <w:rPr/>
          </w:rPrChange>
        </w:rPr>
      </w:pPr>
      <w:r w:rsidRPr="006906D2">
        <w:rPr>
          <w:b/>
          <w:bCs/>
          <w:sz w:val="20"/>
          <w:rPrChange w:id="2174" w:author="Xolani Sibande" w:date="2023-11-29T09:14:00Z">
            <w:rPr/>
          </w:rPrChange>
        </w:rPr>
        <w:t xml:space="preserve">Table </w:t>
      </w:r>
      <w:r w:rsidR="00552550" w:rsidRPr="006906D2">
        <w:rPr>
          <w:b/>
          <w:bCs/>
          <w:sz w:val="20"/>
          <w:rPrChange w:id="2175" w:author="Xolani Sibande" w:date="2023-11-29T09:14:00Z">
            <w:rPr/>
          </w:rPrChange>
        </w:rPr>
        <w:t>B</w:t>
      </w:r>
      <w:r w:rsidRPr="006906D2">
        <w:rPr>
          <w:b/>
          <w:bCs/>
          <w:sz w:val="20"/>
          <w:rPrChange w:id="2176" w:author="Xolani Sibande" w:date="2023-11-29T09:14:00Z">
            <w:rPr/>
          </w:rPrChange>
        </w:rPr>
        <w:t>.1: Data Sources</w:t>
      </w:r>
    </w:p>
    <w:tbl>
      <w:tblPr>
        <w:tblW w:w="5000" w:type="pct"/>
        <w:tblLook w:val="0420" w:firstRow="1" w:lastRow="0" w:firstColumn="0" w:lastColumn="0" w:noHBand="0" w:noVBand="1"/>
        <w:tblPrChange w:id="2177" w:author="Xolani Sibande" w:date="2023-11-29T09:21:00Z">
          <w:tblPr>
            <w:tblW w:w="5000" w:type="pct"/>
            <w:tblLook w:val="0420" w:firstRow="1" w:lastRow="0" w:firstColumn="0" w:lastColumn="0" w:noHBand="0" w:noVBand="1"/>
          </w:tblPr>
        </w:tblPrChange>
      </w:tblPr>
      <w:tblGrid>
        <w:gridCol w:w="816"/>
        <w:gridCol w:w="3882"/>
        <w:gridCol w:w="2162"/>
        <w:gridCol w:w="2191"/>
        <w:tblGridChange w:id="2178">
          <w:tblGrid>
            <w:gridCol w:w="816"/>
            <w:gridCol w:w="3882"/>
            <w:gridCol w:w="2162"/>
            <w:gridCol w:w="2191"/>
          </w:tblGrid>
        </w:tblGridChange>
      </w:tblGrid>
      <w:tr w:rsidR="00370EF6" w14:paraId="755E16D1" w14:textId="77777777" w:rsidTr="00CD278B">
        <w:trPr>
          <w:trHeight w:hRule="exact" w:val="340"/>
          <w:tblHeader/>
          <w:trPrChange w:id="2179" w:author="Xolani Sibande" w:date="2023-11-29T09:21:00Z">
            <w:trPr>
              <w:tblHeader/>
            </w:trPr>
          </w:trPrChange>
        </w:trPr>
        <w:tc>
          <w:tcPr>
            <w:tcW w:w="418"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180" w:author="Xolani Sibande" w:date="2023-11-29T09:21:00Z">
              <w:tcPr>
                <w:tcW w:w="418"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3A50F95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 xml:space="preserve"> </w:t>
            </w:r>
          </w:p>
        </w:tc>
        <w:tc>
          <w:tcPr>
            <w:tcW w:w="2155"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181" w:author="Xolani Sibande" w:date="2023-11-29T09:21:00Z">
              <w:tcPr>
                <w:tcW w:w="2155"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4F79371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Description</w:t>
            </w:r>
          </w:p>
        </w:tc>
        <w:tc>
          <w:tcPr>
            <w:tcW w:w="1205"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182" w:author="Xolani Sibande" w:date="2023-11-29T09:21:00Z">
              <w:tcPr>
                <w:tcW w:w="1205"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7842928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Availability</w:t>
            </w:r>
          </w:p>
        </w:tc>
        <w:tc>
          <w:tcPr>
            <w:tcW w:w="1221"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183" w:author="Xolani Sibande" w:date="2023-11-29T09:21:00Z">
              <w:tcPr>
                <w:tcW w:w="1221"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2CFCB2A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Source</w:t>
            </w:r>
          </w:p>
        </w:tc>
      </w:tr>
      <w:tr w:rsidR="00370EF6" w14:paraId="77CAC037" w14:textId="77777777" w:rsidTr="00CD278B">
        <w:trPr>
          <w:trHeight w:hRule="exact" w:val="340"/>
        </w:trPr>
        <w:tc>
          <w:tcPr>
            <w:tcW w:w="418"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84" w:author="Xolani Sibande" w:date="2023-11-29T09:21:00Z">
              <w:tcPr>
                <w:tcW w:w="418"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59E369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BA900</w:t>
            </w:r>
          </w:p>
        </w:tc>
        <w:tc>
          <w:tcPr>
            <w:tcW w:w="2155"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85" w:author="Xolani Sibande" w:date="2023-11-29T09:21:00Z">
              <w:tcPr>
                <w:tcW w:w="2155"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1A09FE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Banking sector balance sheet data at a bank level</w:t>
            </w:r>
          </w:p>
        </w:tc>
        <w:tc>
          <w:tcPr>
            <w:tcW w:w="1205"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86" w:author="Xolani Sibande" w:date="2023-11-29T09:21:00Z">
              <w:tcPr>
                <w:tcW w:w="1205"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A2386C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Public data</w:t>
            </w:r>
          </w:p>
        </w:tc>
        <w:tc>
          <w:tcPr>
            <w:tcW w:w="1221"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87" w:author="Xolani Sibande" w:date="2023-11-29T09:21:00Z">
              <w:tcPr>
                <w:tcW w:w="1221"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FF792E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South African Reserve Bank</w:t>
            </w:r>
          </w:p>
        </w:tc>
      </w:tr>
      <w:tr w:rsidR="00370EF6" w14:paraId="2F68CA8C" w14:textId="77777777" w:rsidTr="00CD278B">
        <w:trPr>
          <w:trHeight w:hRule="exact" w:val="340"/>
        </w:trPr>
        <w:tc>
          <w:tcPr>
            <w:tcW w:w="4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88" w:author="Xolani Sibande" w:date="2023-11-29T09:21:00Z">
              <w:tcPr>
                <w:tcW w:w="4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83CEF3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BA930</w:t>
            </w:r>
          </w:p>
        </w:tc>
        <w:tc>
          <w:tcPr>
            <w:tcW w:w="215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89" w:author="Xolani Sibande" w:date="2023-11-29T09:21:00Z">
              <w:tcPr>
                <w:tcW w:w="215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4B13CB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Banking sector lending rates at a bank level</w:t>
            </w:r>
          </w:p>
        </w:tc>
        <w:tc>
          <w:tcPr>
            <w:tcW w:w="120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90" w:author="Xolani Sibande" w:date="2023-11-29T09:21:00Z">
              <w:tcPr>
                <w:tcW w:w="120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E71F88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 xml:space="preserve">Aggregated data is public. </w:t>
            </w:r>
            <w:r>
              <w:rPr>
                <w:rFonts w:eastAsia="Helvetica" w:hAnsi="Helvetica" w:cs="Helvetica"/>
                <w:color w:val="000000"/>
                <w:sz w:val="16"/>
                <w:szCs w:val="16"/>
              </w:rPr>
              <w:br/>
              <w:t>Bank specific data is private</w:t>
            </w:r>
          </w:p>
        </w:tc>
        <w:tc>
          <w:tcPr>
            <w:tcW w:w="1221"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91" w:author="Xolani Sibande" w:date="2023-11-29T09:21:00Z">
              <w:tcPr>
                <w:tcW w:w="1221"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557ABD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South African Reserve Bank</w:t>
            </w:r>
          </w:p>
        </w:tc>
      </w:tr>
      <w:tr w:rsidR="00370EF6" w14:paraId="3E22C33F" w14:textId="77777777" w:rsidTr="00CD278B">
        <w:trPr>
          <w:trHeight w:hRule="exact" w:val="340"/>
        </w:trPr>
        <w:tc>
          <w:tcPr>
            <w:tcW w:w="4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92" w:author="Xolani Sibande" w:date="2023-11-29T09:21:00Z">
              <w:tcPr>
                <w:tcW w:w="4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22F3C7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Controls</w:t>
            </w:r>
          </w:p>
        </w:tc>
        <w:tc>
          <w:tcPr>
            <w:tcW w:w="215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93" w:author="Xolani Sibande" w:date="2023-11-29T09:21:00Z">
              <w:tcPr>
                <w:tcW w:w="215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92F98B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Banking sector performance data at a bank level</w:t>
            </w:r>
          </w:p>
        </w:tc>
        <w:tc>
          <w:tcPr>
            <w:tcW w:w="120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94" w:author="Xolani Sibande" w:date="2023-11-29T09:21:00Z">
              <w:tcPr>
                <w:tcW w:w="120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203800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 xml:space="preserve">Aggregated data is public. </w:t>
            </w:r>
            <w:r>
              <w:rPr>
                <w:rFonts w:eastAsia="Helvetica" w:hAnsi="Helvetica" w:cs="Helvetica"/>
                <w:color w:val="000000"/>
                <w:sz w:val="16"/>
                <w:szCs w:val="16"/>
              </w:rPr>
              <w:br/>
              <w:t>Bank specific data is private</w:t>
            </w:r>
          </w:p>
        </w:tc>
        <w:tc>
          <w:tcPr>
            <w:tcW w:w="1221"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95" w:author="Xolani Sibande" w:date="2023-11-29T09:21:00Z">
              <w:tcPr>
                <w:tcW w:w="1221"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B5244B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Prudential Authority</w:t>
            </w:r>
          </w:p>
        </w:tc>
      </w:tr>
      <w:tr w:rsidR="00370EF6" w14:paraId="2BB3D2B0" w14:textId="77777777" w:rsidTr="00CD278B">
        <w:trPr>
          <w:trHeight w:hRule="exact" w:val="340"/>
        </w:trPr>
        <w:tc>
          <w:tcPr>
            <w:tcW w:w="4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96" w:author="Xolani Sibande" w:date="2023-11-29T09:21:00Z">
              <w:tcPr>
                <w:tcW w:w="4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6A92C8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GDP</w:t>
            </w:r>
          </w:p>
        </w:tc>
        <w:tc>
          <w:tcPr>
            <w:tcW w:w="215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97" w:author="Xolani Sibande" w:date="2023-11-29T09:21:00Z">
              <w:tcPr>
                <w:tcW w:w="215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31D9B9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Nominal gross domestic product</w:t>
            </w:r>
            <w:r>
              <w:rPr>
                <w:rFonts w:eastAsia="Helvetica" w:hAnsi="Helvetica" w:cs="Helvetica"/>
                <w:color w:val="000000"/>
                <w:sz w:val="16"/>
                <w:szCs w:val="16"/>
              </w:rPr>
              <w:br/>
              <w:t>in a calendar year</w:t>
            </w:r>
          </w:p>
        </w:tc>
        <w:tc>
          <w:tcPr>
            <w:tcW w:w="120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98" w:author="Xolani Sibande" w:date="2023-11-29T09:21:00Z">
              <w:tcPr>
                <w:tcW w:w="120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1E7EA2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Public data</w:t>
            </w:r>
          </w:p>
        </w:tc>
        <w:tc>
          <w:tcPr>
            <w:tcW w:w="1221"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199" w:author="Xolani Sibande" w:date="2023-11-29T09:21:00Z">
              <w:tcPr>
                <w:tcW w:w="1221"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90F516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Statistics South Africa</w:t>
            </w:r>
          </w:p>
        </w:tc>
      </w:tr>
      <w:tr w:rsidR="00370EF6" w14:paraId="3EDB40F5" w14:textId="77777777" w:rsidTr="00CD278B">
        <w:trPr>
          <w:trHeight w:hRule="exact" w:val="340"/>
        </w:trPr>
        <w:tc>
          <w:tcPr>
            <w:tcW w:w="4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00" w:author="Xolani Sibande" w:date="2023-11-29T09:21:00Z">
              <w:tcPr>
                <w:tcW w:w="4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CA668B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BA700</w:t>
            </w:r>
          </w:p>
        </w:tc>
        <w:tc>
          <w:tcPr>
            <w:tcW w:w="215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01" w:author="Xolani Sibande" w:date="2023-11-29T09:21:00Z">
              <w:tcPr>
                <w:tcW w:w="215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70C89A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Regulatory capital buffer requirements</w:t>
            </w:r>
          </w:p>
        </w:tc>
        <w:tc>
          <w:tcPr>
            <w:tcW w:w="120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02" w:author="Xolani Sibande" w:date="2023-11-29T09:21:00Z">
              <w:tcPr>
                <w:tcW w:w="120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7099C9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 xml:space="preserve">Aggregated data is public. </w:t>
            </w:r>
            <w:r>
              <w:rPr>
                <w:rFonts w:eastAsia="Helvetica" w:hAnsi="Helvetica" w:cs="Helvetica"/>
                <w:color w:val="000000"/>
                <w:sz w:val="16"/>
                <w:szCs w:val="16"/>
              </w:rPr>
              <w:br/>
              <w:t>Bank specific data is private</w:t>
            </w:r>
          </w:p>
        </w:tc>
        <w:tc>
          <w:tcPr>
            <w:tcW w:w="1221"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03" w:author="Xolani Sibande" w:date="2023-11-29T09:21:00Z">
              <w:tcPr>
                <w:tcW w:w="1221"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6C92D4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Prudential Authority</w:t>
            </w:r>
          </w:p>
        </w:tc>
      </w:tr>
      <w:tr w:rsidR="00370EF6" w14:paraId="16847D39" w14:textId="77777777" w:rsidTr="00CD278B">
        <w:trPr>
          <w:trHeight w:hRule="exact" w:val="340"/>
        </w:trPr>
        <w:tc>
          <w:tcPr>
            <w:tcW w:w="418"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204" w:author="Xolani Sibande" w:date="2023-11-29T09:21:00Z">
              <w:tcPr>
                <w:tcW w:w="418"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7C57BF0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Repo rate</w:t>
            </w:r>
          </w:p>
        </w:tc>
        <w:tc>
          <w:tcPr>
            <w:tcW w:w="2155"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205" w:author="Xolani Sibande" w:date="2023-11-29T09:21:00Z">
              <w:tcPr>
                <w:tcW w:w="2155"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4D479EE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Policy rate of the South African Reserve Bank</w:t>
            </w:r>
          </w:p>
        </w:tc>
        <w:tc>
          <w:tcPr>
            <w:tcW w:w="1205"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206" w:author="Xolani Sibande" w:date="2023-11-29T09:21:00Z">
              <w:tcPr>
                <w:tcW w:w="1205"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4FA88C7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Public data</w:t>
            </w:r>
          </w:p>
        </w:tc>
        <w:tc>
          <w:tcPr>
            <w:tcW w:w="1221"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207" w:author="Xolani Sibande" w:date="2023-11-29T09:21:00Z">
              <w:tcPr>
                <w:tcW w:w="1221"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10227F9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South African Reserve Bank</w:t>
            </w:r>
          </w:p>
        </w:tc>
      </w:tr>
    </w:tbl>
    <w:p w14:paraId="189DE9F3" w14:textId="77777777" w:rsidR="00643442" w:rsidRDefault="00643442">
      <w:pPr>
        <w:pStyle w:val="TableCaption"/>
        <w:sectPr w:rsidR="00643442" w:rsidSect="00153598">
          <w:footnotePr>
            <w:numFmt w:val="chicago"/>
            <w:numRestart w:val="eachSect"/>
          </w:footnotePr>
          <w:pgSz w:w="11907" w:h="16840" w:code="9"/>
          <w:pgMar w:top="1418" w:right="1418" w:bottom="1418" w:left="1418" w:header="720" w:footer="720" w:gutter="0"/>
          <w:cols w:space="720"/>
          <w:docGrid w:linePitch="326"/>
        </w:sectPr>
      </w:pPr>
    </w:p>
    <w:p w14:paraId="5D034894" w14:textId="51403E40" w:rsidR="00370EF6" w:rsidRPr="006906D2" w:rsidRDefault="00D00CD1">
      <w:pPr>
        <w:pStyle w:val="TableCaption"/>
        <w:rPr>
          <w:b/>
          <w:bCs/>
          <w:sz w:val="20"/>
          <w:rPrChange w:id="2208" w:author="Xolani Sibande" w:date="2023-11-29T09:14:00Z">
            <w:rPr/>
          </w:rPrChange>
        </w:rPr>
      </w:pPr>
      <w:r w:rsidRPr="006906D2">
        <w:rPr>
          <w:b/>
          <w:bCs/>
          <w:sz w:val="20"/>
          <w:rPrChange w:id="2209" w:author="Xolani Sibande" w:date="2023-11-29T09:14:00Z">
            <w:rPr/>
          </w:rPrChange>
        </w:rPr>
        <w:lastRenderedPageBreak/>
        <w:t xml:space="preserve">Table </w:t>
      </w:r>
      <w:r w:rsidR="00552550" w:rsidRPr="006906D2">
        <w:rPr>
          <w:b/>
          <w:bCs/>
          <w:sz w:val="20"/>
          <w:rPrChange w:id="2210" w:author="Xolani Sibande" w:date="2023-11-29T09:14:00Z">
            <w:rPr/>
          </w:rPrChange>
        </w:rPr>
        <w:t>B</w:t>
      </w:r>
      <w:r w:rsidRPr="006906D2">
        <w:rPr>
          <w:b/>
          <w:bCs/>
          <w:sz w:val="20"/>
          <w:rPrChange w:id="2211" w:author="Xolani Sibande" w:date="2023-11-29T09:14:00Z">
            <w:rPr/>
          </w:rPrChange>
        </w:rPr>
        <w:t>.2: Data Description</w:t>
      </w:r>
    </w:p>
    <w:tbl>
      <w:tblPr>
        <w:tblW w:w="5000" w:type="pct"/>
        <w:tblLook w:val="0420" w:firstRow="1" w:lastRow="0" w:firstColumn="0" w:lastColumn="0" w:noHBand="0" w:noVBand="1"/>
      </w:tblPr>
      <w:tblGrid>
        <w:gridCol w:w="2286"/>
        <w:gridCol w:w="4647"/>
        <w:gridCol w:w="1067"/>
        <w:gridCol w:w="2746"/>
        <w:gridCol w:w="1834"/>
        <w:gridCol w:w="1404"/>
      </w:tblGrid>
      <w:tr w:rsidR="00370EF6" w:rsidRPr="00EC5667" w14:paraId="64A7A690" w14:textId="77777777" w:rsidTr="00643442">
        <w:trPr>
          <w:tblHeader/>
        </w:trPr>
        <w:tc>
          <w:tcPr>
            <w:tcW w:w="859"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2043380"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Variable Description</w:t>
            </w:r>
          </w:p>
        </w:tc>
        <w:tc>
          <w:tcPr>
            <w:tcW w:w="1703"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6389841"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Data Description</w:t>
            </w:r>
          </w:p>
        </w:tc>
        <w:tc>
          <w:tcPr>
            <w:tcW w:w="423"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435DEE3"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Measure</w:t>
            </w:r>
          </w:p>
        </w:tc>
        <w:tc>
          <w:tcPr>
            <w:tcW w:w="1023"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1B48C2C"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Cross-section</w:t>
            </w:r>
          </w:p>
        </w:tc>
        <w:tc>
          <w:tcPr>
            <w:tcW w:w="697"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7672486D"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Sample</w:t>
            </w:r>
          </w:p>
        </w:tc>
        <w:tc>
          <w:tcPr>
            <w:tcW w:w="294"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195172A3"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Frequency</w:t>
            </w:r>
          </w:p>
        </w:tc>
      </w:tr>
      <w:tr w:rsidR="00370EF6" w:rsidRPr="00EC5667" w14:paraId="13C27453" w14:textId="77777777" w:rsidTr="00643442">
        <w:tc>
          <w:tcPr>
            <w:tcW w:w="859"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EADC9DE"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Loans by lending category and bank</w:t>
            </w:r>
          </w:p>
        </w:tc>
        <w:tc>
          <w:tcPr>
            <w:tcW w:w="1703"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C25FE2C" w14:textId="4B79C18E"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 xml:space="preserve">BA 900 data on bank level credit at a monthly frequency. </w:t>
            </w:r>
            <w:r w:rsidRPr="00EC5667">
              <w:rPr>
                <w:rFonts w:eastAsia="Helvetica" w:hAnsi="Helvetica" w:cs="Helvetica"/>
                <w:color w:val="000000"/>
                <w:sz w:val="15"/>
                <w:szCs w:val="15"/>
              </w:rPr>
              <w:br/>
              <w:t xml:space="preserve">We have summarised to six lending categories: </w:t>
            </w:r>
            <w:r w:rsidRPr="00EC5667">
              <w:rPr>
                <w:rFonts w:eastAsia="Helvetica" w:hAnsi="Helvetica" w:cs="Helvetica"/>
                <w:color w:val="000000"/>
                <w:sz w:val="15"/>
                <w:szCs w:val="15"/>
              </w:rPr>
              <w:br/>
              <w:t xml:space="preserve">Household secured credit, Household unsecured credit, Household residential mortgages, </w:t>
            </w:r>
            <w:r w:rsidRPr="00EC5667">
              <w:rPr>
                <w:rFonts w:eastAsia="Helvetica" w:hAnsi="Helvetica" w:cs="Helvetica"/>
                <w:color w:val="000000"/>
                <w:sz w:val="15"/>
                <w:szCs w:val="15"/>
              </w:rPr>
              <w:br/>
            </w:r>
            <w:del w:id="2212" w:author="Xolani Sibande" w:date="2023-11-29T09:06:00Z">
              <w:r w:rsidRPr="00EC5667" w:rsidDel="00123093">
                <w:rPr>
                  <w:rFonts w:eastAsia="Helvetica" w:hAnsi="Helvetica" w:cs="Helvetica"/>
                  <w:color w:val="000000"/>
                  <w:sz w:val="15"/>
                  <w:szCs w:val="15"/>
                </w:rPr>
                <w:delText>Non financial</w:delText>
              </w:r>
            </w:del>
            <w:ins w:id="2213" w:author="Xolani Sibande" w:date="2023-11-29T09:06:00Z">
              <w:r w:rsidR="00123093" w:rsidRPr="00EC5667">
                <w:rPr>
                  <w:rFonts w:eastAsia="Helvetica" w:hAnsi="Helvetica" w:cs="Helvetica"/>
                  <w:color w:val="000000"/>
                  <w:sz w:val="15"/>
                  <w:szCs w:val="15"/>
                </w:rPr>
                <w:t>Non-financial</w:t>
              </w:r>
            </w:ins>
            <w:r w:rsidRPr="00EC5667">
              <w:rPr>
                <w:rFonts w:eastAsia="Helvetica" w:hAnsi="Helvetica" w:cs="Helvetica"/>
                <w:color w:val="000000"/>
                <w:sz w:val="15"/>
                <w:szCs w:val="15"/>
              </w:rPr>
              <w:t xml:space="preserve"> sector secured credit, </w:t>
            </w:r>
            <w:del w:id="2214" w:author="Xolani Sibande" w:date="2023-11-29T09:06:00Z">
              <w:r w:rsidRPr="00EC5667" w:rsidDel="00123093">
                <w:rPr>
                  <w:rFonts w:eastAsia="Helvetica" w:hAnsi="Helvetica" w:cs="Helvetica"/>
                  <w:color w:val="000000"/>
                  <w:sz w:val="15"/>
                  <w:szCs w:val="15"/>
                </w:rPr>
                <w:delText>Non financial</w:delText>
              </w:r>
            </w:del>
            <w:ins w:id="2215" w:author="Xolani Sibande" w:date="2023-11-29T09:06:00Z">
              <w:r w:rsidR="00123093" w:rsidRPr="00EC5667">
                <w:rPr>
                  <w:rFonts w:eastAsia="Helvetica" w:hAnsi="Helvetica" w:cs="Helvetica"/>
                  <w:color w:val="000000"/>
                  <w:sz w:val="15"/>
                  <w:szCs w:val="15"/>
                </w:rPr>
                <w:t>Non-financial</w:t>
              </w:r>
            </w:ins>
            <w:r w:rsidRPr="00EC5667">
              <w:rPr>
                <w:rFonts w:eastAsia="Helvetica" w:hAnsi="Helvetica" w:cs="Helvetica"/>
                <w:color w:val="000000"/>
                <w:sz w:val="15"/>
                <w:szCs w:val="15"/>
              </w:rPr>
              <w:t xml:space="preserve"> sector unsecured credit, </w:t>
            </w:r>
            <w:r w:rsidRPr="00EC5667">
              <w:rPr>
                <w:rFonts w:eastAsia="Helvetica" w:hAnsi="Helvetica" w:cs="Helvetica"/>
                <w:color w:val="000000"/>
                <w:sz w:val="15"/>
                <w:szCs w:val="15"/>
              </w:rPr>
              <w:br/>
              <w:t xml:space="preserve">and </w:t>
            </w:r>
            <w:del w:id="2216" w:author="Xolani Sibande" w:date="2023-11-29T09:06:00Z">
              <w:r w:rsidRPr="00EC5667" w:rsidDel="00123093">
                <w:rPr>
                  <w:rFonts w:eastAsia="Helvetica" w:hAnsi="Helvetica" w:cs="Helvetica"/>
                  <w:color w:val="000000"/>
                  <w:sz w:val="15"/>
                  <w:szCs w:val="15"/>
                </w:rPr>
                <w:delText>Non financial</w:delText>
              </w:r>
            </w:del>
            <w:ins w:id="2217" w:author="Xolani Sibande" w:date="2023-11-29T09:06:00Z">
              <w:r w:rsidR="00123093" w:rsidRPr="00EC5667">
                <w:rPr>
                  <w:rFonts w:eastAsia="Helvetica" w:hAnsi="Helvetica" w:cs="Helvetica"/>
                  <w:color w:val="000000"/>
                  <w:sz w:val="15"/>
                  <w:szCs w:val="15"/>
                </w:rPr>
                <w:t>Non-financial</w:t>
              </w:r>
            </w:ins>
            <w:r w:rsidRPr="00EC5667">
              <w:rPr>
                <w:rFonts w:eastAsia="Helvetica" w:hAnsi="Helvetica" w:cs="Helvetica"/>
                <w:color w:val="000000"/>
                <w:sz w:val="15"/>
                <w:szCs w:val="15"/>
              </w:rPr>
              <w:t xml:space="preserve"> sector mortgages as explain in </w:t>
            </w:r>
            <w:ins w:id="2218" w:author="Xolani Sibande" w:date="2023-11-29T09:10:00Z">
              <w:r w:rsidR="006906D2">
                <w:rPr>
                  <w:rFonts w:eastAsia="Helvetica" w:hAnsi="Helvetica" w:cs="Helvetica"/>
                  <w:color w:val="000000"/>
                  <w:sz w:val="15"/>
                  <w:szCs w:val="15"/>
                </w:rPr>
                <w:t>Appendix B</w:t>
              </w:r>
            </w:ins>
            <w:del w:id="2219" w:author="Xolani Sibande" w:date="2023-11-29T09:10:00Z">
              <w:r w:rsidRPr="00EC5667" w:rsidDel="006906D2">
                <w:rPr>
                  <w:rFonts w:eastAsia="Helvetica" w:hAnsi="Helvetica" w:cs="Helvetica"/>
                  <w:color w:val="000000"/>
                  <w:sz w:val="15"/>
                  <w:szCs w:val="15"/>
                </w:rPr>
                <w:delText>Section 8.2</w:delText>
              </w:r>
            </w:del>
            <w:r w:rsidRPr="00EC5667">
              <w:rPr>
                <w:rFonts w:eastAsia="Helvetica" w:hAnsi="Helvetica" w:cs="Helvetica"/>
                <w:color w:val="000000"/>
                <w:sz w:val="15"/>
                <w:szCs w:val="15"/>
              </w:rPr>
              <w:t>.</w:t>
            </w:r>
          </w:p>
        </w:tc>
        <w:tc>
          <w:tcPr>
            <w:tcW w:w="423"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894C47D"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Rand</w:t>
            </w:r>
          </w:p>
        </w:tc>
        <w:tc>
          <w:tcPr>
            <w:tcW w:w="1023"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E42B578"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Nedbank, First National Bank, Standard Bank, Absa</w:t>
            </w:r>
          </w:p>
        </w:tc>
        <w:tc>
          <w:tcPr>
            <w:tcW w:w="697"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0389011"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January 2008 to November 2022</w:t>
            </w:r>
          </w:p>
        </w:tc>
        <w:tc>
          <w:tcPr>
            <w:tcW w:w="294"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4FB9CFE"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Monthly</w:t>
            </w:r>
          </w:p>
        </w:tc>
      </w:tr>
      <w:tr w:rsidR="00370EF6" w:rsidRPr="00EC5667" w14:paraId="6E8EEFEC" w14:textId="77777777" w:rsidTr="00643442">
        <w:tc>
          <w:tcPr>
            <w:tcW w:w="85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5F550E7"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Lending rate by lending category and bank</w:t>
            </w:r>
          </w:p>
        </w:tc>
        <w:tc>
          <w:tcPr>
            <w:tcW w:w="170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F2D7528" w14:textId="743E19D2"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 xml:space="preserve">BA 930 data on bank level lending rates at a monthly frequency. </w:t>
            </w:r>
            <w:r w:rsidRPr="00EC5667">
              <w:rPr>
                <w:rFonts w:eastAsia="Helvetica" w:hAnsi="Helvetica" w:cs="Helvetica"/>
                <w:color w:val="000000"/>
                <w:sz w:val="15"/>
                <w:szCs w:val="15"/>
              </w:rPr>
              <w:br/>
              <w:t xml:space="preserve">Lending rates are defined as the weighted average rate </w:t>
            </w:r>
            <w:r w:rsidRPr="00EC5667">
              <w:rPr>
                <w:rFonts w:eastAsia="Helvetica" w:hAnsi="Helvetica" w:cs="Helvetica"/>
                <w:color w:val="000000"/>
                <w:sz w:val="15"/>
                <w:szCs w:val="15"/>
              </w:rPr>
              <w:br/>
              <w:t xml:space="preserve">by lending category. These were also summarised into the </w:t>
            </w:r>
            <w:r w:rsidRPr="00EC5667">
              <w:rPr>
                <w:rFonts w:eastAsia="Helvetica" w:hAnsi="Helvetica" w:cs="Helvetica"/>
                <w:color w:val="000000"/>
                <w:sz w:val="15"/>
                <w:szCs w:val="15"/>
              </w:rPr>
              <w:br/>
              <w:t xml:space="preserve">same six lending categories as shown in </w:t>
            </w:r>
            <w:ins w:id="2220" w:author="Xolani Sibande" w:date="2023-11-29T09:10:00Z">
              <w:r w:rsidR="006906D2">
                <w:rPr>
                  <w:rFonts w:eastAsia="Helvetica" w:hAnsi="Helvetica" w:cs="Helvetica"/>
                  <w:color w:val="000000"/>
                  <w:sz w:val="15"/>
                  <w:szCs w:val="15"/>
                </w:rPr>
                <w:t>Appendix B</w:t>
              </w:r>
            </w:ins>
            <w:del w:id="2221" w:author="Xolani Sibande" w:date="2023-11-29T09:10:00Z">
              <w:r w:rsidRPr="00EC5667" w:rsidDel="006906D2">
                <w:rPr>
                  <w:rFonts w:eastAsia="Helvetica" w:hAnsi="Helvetica" w:cs="Helvetica"/>
                  <w:color w:val="000000"/>
                  <w:sz w:val="15"/>
                  <w:szCs w:val="15"/>
                </w:rPr>
                <w:delText>Section 8.2</w:delText>
              </w:r>
            </w:del>
            <w:r w:rsidRPr="00EC5667">
              <w:rPr>
                <w:rFonts w:eastAsia="Helvetica" w:hAnsi="Helvetica" w:cs="Helvetica"/>
                <w:color w:val="000000"/>
                <w:sz w:val="15"/>
                <w:szCs w:val="15"/>
              </w:rPr>
              <w:t>.</w:t>
            </w:r>
          </w:p>
        </w:tc>
        <w:tc>
          <w:tcPr>
            <w:tcW w:w="4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DF45746"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Percent</w:t>
            </w:r>
          </w:p>
        </w:tc>
        <w:tc>
          <w:tcPr>
            <w:tcW w:w="10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1C4E6CE"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Nedbank, First National Bank, Standard Bank, Absa</w:t>
            </w:r>
          </w:p>
        </w:tc>
        <w:tc>
          <w:tcPr>
            <w:tcW w:w="69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9D74687"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January 2012 to June 2022</w:t>
            </w:r>
          </w:p>
        </w:tc>
        <w:tc>
          <w:tcPr>
            <w:tcW w:w="294"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2B96CC8"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Monthly</w:t>
            </w:r>
          </w:p>
        </w:tc>
      </w:tr>
      <w:tr w:rsidR="00370EF6" w:rsidRPr="00EC5667" w14:paraId="1E175362" w14:textId="77777777" w:rsidTr="00643442">
        <w:tc>
          <w:tcPr>
            <w:tcW w:w="85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C972492"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Capital buffer</w:t>
            </w:r>
          </w:p>
        </w:tc>
        <w:tc>
          <w:tcPr>
            <w:tcW w:w="170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D62EE59"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 xml:space="preserve">Aggregate amount of qualifying capital and </w:t>
            </w:r>
            <w:r w:rsidRPr="00EC5667">
              <w:rPr>
                <w:rFonts w:eastAsia="Helvetica" w:hAnsi="Helvetica" w:cs="Helvetica"/>
                <w:color w:val="000000"/>
                <w:sz w:val="15"/>
                <w:szCs w:val="15"/>
              </w:rPr>
              <w:br/>
              <w:t>reserve funds less minimum required capital and reserve funds.</w:t>
            </w:r>
          </w:p>
        </w:tc>
        <w:tc>
          <w:tcPr>
            <w:tcW w:w="4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75EA92B"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Percent</w:t>
            </w:r>
          </w:p>
        </w:tc>
        <w:tc>
          <w:tcPr>
            <w:tcW w:w="10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58CB27C"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Nedbank, First National Bank, Standard Bank, Absa</w:t>
            </w:r>
          </w:p>
        </w:tc>
        <w:tc>
          <w:tcPr>
            <w:tcW w:w="69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1A80D0B"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January 2008 to September 2020</w:t>
            </w:r>
          </w:p>
        </w:tc>
        <w:tc>
          <w:tcPr>
            <w:tcW w:w="294"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7096292"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Monthly</w:t>
            </w:r>
          </w:p>
        </w:tc>
      </w:tr>
      <w:tr w:rsidR="00370EF6" w:rsidRPr="00EC5667" w14:paraId="27F2E7EC" w14:textId="77777777" w:rsidTr="00643442">
        <w:tc>
          <w:tcPr>
            <w:tcW w:w="85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FE68FFE"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Capital requirement</w:t>
            </w:r>
          </w:p>
        </w:tc>
        <w:tc>
          <w:tcPr>
            <w:tcW w:w="170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B2F08B8"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Basel III required level of capital as a percentage of risk-weighted assets</w:t>
            </w:r>
          </w:p>
        </w:tc>
        <w:tc>
          <w:tcPr>
            <w:tcW w:w="4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66E6803"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Percent</w:t>
            </w:r>
          </w:p>
        </w:tc>
        <w:tc>
          <w:tcPr>
            <w:tcW w:w="10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4992DE2"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Nedbank, First National Bank, Standard Bank, Absa</w:t>
            </w:r>
          </w:p>
        </w:tc>
        <w:tc>
          <w:tcPr>
            <w:tcW w:w="69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381F510"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January 2008 to September 2020</w:t>
            </w:r>
          </w:p>
        </w:tc>
        <w:tc>
          <w:tcPr>
            <w:tcW w:w="294"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BA36F55"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Monthly</w:t>
            </w:r>
          </w:p>
        </w:tc>
      </w:tr>
      <w:tr w:rsidR="00370EF6" w:rsidRPr="00EC5667" w14:paraId="6184EB58" w14:textId="77777777" w:rsidTr="00643442">
        <w:tc>
          <w:tcPr>
            <w:tcW w:w="85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B80C9F"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Repo rate</w:t>
            </w:r>
          </w:p>
        </w:tc>
        <w:tc>
          <w:tcPr>
            <w:tcW w:w="170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BC8F8F8"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South African Reserve Bank policy rate</w:t>
            </w:r>
          </w:p>
        </w:tc>
        <w:tc>
          <w:tcPr>
            <w:tcW w:w="4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8040754"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Percent</w:t>
            </w:r>
          </w:p>
        </w:tc>
        <w:tc>
          <w:tcPr>
            <w:tcW w:w="10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D99F510"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NA</w:t>
            </w:r>
          </w:p>
        </w:tc>
        <w:tc>
          <w:tcPr>
            <w:tcW w:w="69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65B2E99"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January 2008 to February 2021</w:t>
            </w:r>
          </w:p>
        </w:tc>
        <w:tc>
          <w:tcPr>
            <w:tcW w:w="294"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3175781"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Monthly</w:t>
            </w:r>
          </w:p>
        </w:tc>
      </w:tr>
      <w:tr w:rsidR="00370EF6" w:rsidRPr="00EC5667" w14:paraId="28918FCC" w14:textId="77777777" w:rsidTr="00643442">
        <w:tc>
          <w:tcPr>
            <w:tcW w:w="85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34575FF"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GDP</w:t>
            </w:r>
          </w:p>
        </w:tc>
        <w:tc>
          <w:tcPr>
            <w:tcW w:w="170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ACC881C"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Nominal gross domestic product.</w:t>
            </w:r>
          </w:p>
        </w:tc>
        <w:tc>
          <w:tcPr>
            <w:tcW w:w="4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38E7728"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Rand</w:t>
            </w:r>
          </w:p>
        </w:tc>
        <w:tc>
          <w:tcPr>
            <w:tcW w:w="10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B7E2355"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NA</w:t>
            </w:r>
          </w:p>
        </w:tc>
        <w:tc>
          <w:tcPr>
            <w:tcW w:w="69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11E39A2"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March 2008 to March 2022</w:t>
            </w:r>
          </w:p>
        </w:tc>
        <w:tc>
          <w:tcPr>
            <w:tcW w:w="294"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F96002D" w14:textId="1F185CC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del w:id="2222" w:author="Xolani Sibande" w:date="2023-11-29T09:27:00Z">
              <w:r w:rsidRPr="00EC5667" w:rsidDel="00A12FCA">
                <w:rPr>
                  <w:rFonts w:eastAsia="Helvetica" w:hAnsi="Helvetica" w:cs="Helvetica"/>
                  <w:color w:val="000000"/>
                  <w:sz w:val="15"/>
                  <w:szCs w:val="15"/>
                </w:rPr>
                <w:delText>Quartely</w:delText>
              </w:r>
            </w:del>
            <w:ins w:id="2223" w:author="Xolani Sibande" w:date="2023-11-29T09:27:00Z">
              <w:r w:rsidR="00A12FCA" w:rsidRPr="00EC5667">
                <w:rPr>
                  <w:rFonts w:eastAsia="Helvetica" w:hAnsi="Helvetica" w:cs="Helvetica"/>
                  <w:color w:val="000000"/>
                  <w:sz w:val="15"/>
                  <w:szCs w:val="15"/>
                </w:rPr>
                <w:t>Quarterly</w:t>
              </w:r>
            </w:ins>
          </w:p>
        </w:tc>
      </w:tr>
      <w:tr w:rsidR="00370EF6" w:rsidRPr="00EC5667" w14:paraId="139DA954" w14:textId="77777777" w:rsidTr="00643442">
        <w:tc>
          <w:tcPr>
            <w:tcW w:w="859"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73464997" w14:textId="166BE7FF"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 xml:space="preserve">Bank level </w:t>
            </w:r>
            <w:r w:rsidR="00EC5667" w:rsidRPr="00EC5667">
              <w:rPr>
                <w:rFonts w:eastAsia="Helvetica" w:hAnsi="Helvetica" w:cs="Helvetica"/>
                <w:color w:val="000000"/>
                <w:sz w:val="15"/>
                <w:szCs w:val="15"/>
              </w:rPr>
              <w:t>performance</w:t>
            </w:r>
            <w:r w:rsidRPr="00EC5667">
              <w:rPr>
                <w:rFonts w:eastAsia="Helvetica" w:hAnsi="Helvetica" w:cs="Helvetica"/>
                <w:color w:val="000000"/>
                <w:sz w:val="15"/>
                <w:szCs w:val="15"/>
              </w:rPr>
              <w:t xml:space="preserve"> metrics</w:t>
            </w:r>
          </w:p>
        </w:tc>
        <w:tc>
          <w:tcPr>
            <w:tcW w:w="1703"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A8226CE" w14:textId="41185E21"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 xml:space="preserve">The following are bank </w:t>
            </w:r>
            <w:del w:id="2224" w:author="Xolani Sibande" w:date="2023-11-29T09:06:00Z">
              <w:r w:rsidRPr="00EC5667" w:rsidDel="00123093">
                <w:rPr>
                  <w:rFonts w:eastAsia="Helvetica" w:hAnsi="Helvetica" w:cs="Helvetica"/>
                  <w:color w:val="000000"/>
                  <w:sz w:val="15"/>
                  <w:szCs w:val="15"/>
                </w:rPr>
                <w:delText>perfomance</w:delText>
              </w:r>
            </w:del>
            <w:ins w:id="2225" w:author="Xolani Sibande" w:date="2023-11-29T09:06:00Z">
              <w:r w:rsidR="00123093" w:rsidRPr="00EC5667">
                <w:rPr>
                  <w:rFonts w:eastAsia="Helvetica" w:hAnsi="Helvetica" w:cs="Helvetica"/>
                  <w:color w:val="000000"/>
                  <w:sz w:val="15"/>
                  <w:szCs w:val="15"/>
                </w:rPr>
                <w:t>performance</w:t>
              </w:r>
            </w:ins>
            <w:r w:rsidRPr="00EC5667">
              <w:rPr>
                <w:rFonts w:eastAsia="Helvetica" w:hAnsi="Helvetica" w:cs="Helvetica"/>
                <w:color w:val="000000"/>
                <w:sz w:val="15"/>
                <w:szCs w:val="15"/>
              </w:rPr>
              <w:t xml:space="preserve"> metrics are include in the data: </w:t>
            </w:r>
            <w:r w:rsidRPr="00EC5667">
              <w:rPr>
                <w:rFonts w:eastAsia="Helvetica" w:hAnsi="Helvetica" w:cs="Helvetica"/>
                <w:color w:val="000000"/>
                <w:sz w:val="15"/>
                <w:szCs w:val="15"/>
              </w:rPr>
              <w:br/>
              <w:t>total assets, gross loan advances, retained earnings,</w:t>
            </w:r>
            <w:r w:rsidRPr="00EC5667">
              <w:rPr>
                <w:rFonts w:eastAsia="Helvetica" w:hAnsi="Helvetica" w:cs="Helvetica"/>
                <w:color w:val="000000"/>
                <w:sz w:val="15"/>
                <w:szCs w:val="15"/>
              </w:rPr>
              <w:br/>
              <w:t xml:space="preserve">net interest income (12 months), level one high-quality liquid assets required to be held, </w:t>
            </w:r>
            <w:r w:rsidRPr="00EC5667">
              <w:rPr>
                <w:rFonts w:eastAsia="Helvetica" w:hAnsi="Helvetica" w:cs="Helvetica"/>
                <w:color w:val="000000"/>
                <w:sz w:val="15"/>
                <w:szCs w:val="15"/>
              </w:rPr>
              <w:br/>
              <w:t xml:space="preserve">average daily amount of level one high-quality liquid assets held up to </w:t>
            </w:r>
            <w:r w:rsidRPr="00EC5667">
              <w:rPr>
                <w:rFonts w:eastAsia="Helvetica" w:hAnsi="Helvetica" w:cs="Helvetica"/>
                <w:color w:val="000000"/>
                <w:sz w:val="15"/>
                <w:szCs w:val="15"/>
              </w:rPr>
              <w:br/>
              <w:t xml:space="preserve">fourteenth business day of the month following the month to which this return relates, </w:t>
            </w:r>
            <w:r w:rsidRPr="00EC5667">
              <w:rPr>
                <w:rFonts w:eastAsia="Helvetica" w:hAnsi="Helvetica" w:cs="Helvetica"/>
                <w:color w:val="000000"/>
                <w:sz w:val="15"/>
                <w:szCs w:val="15"/>
              </w:rPr>
              <w:br/>
              <w:t xml:space="preserve">aggregate risk weighted exposure, return on equity, return on assets, </w:t>
            </w:r>
            <w:r w:rsidRPr="00EC5667">
              <w:rPr>
                <w:rFonts w:eastAsia="Helvetica" w:hAnsi="Helvetica" w:cs="Helvetica"/>
                <w:color w:val="000000"/>
                <w:sz w:val="15"/>
                <w:szCs w:val="15"/>
              </w:rPr>
              <w:br/>
              <w:t>total capital adequacy ratio, and leverage ratio.</w:t>
            </w:r>
          </w:p>
        </w:tc>
        <w:tc>
          <w:tcPr>
            <w:tcW w:w="423"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1E179DE8"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Rand and percent</w:t>
            </w:r>
          </w:p>
        </w:tc>
        <w:tc>
          <w:tcPr>
            <w:tcW w:w="1023"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0B11846F"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Nedbank, First National Bank, Standard Bank, Absa</w:t>
            </w:r>
          </w:p>
        </w:tc>
        <w:tc>
          <w:tcPr>
            <w:tcW w:w="697"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A123DD0"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January 2008 to September 2022</w:t>
            </w:r>
          </w:p>
        </w:tc>
        <w:tc>
          <w:tcPr>
            <w:tcW w:w="294"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8DA23D6"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Monthly</w:t>
            </w:r>
          </w:p>
        </w:tc>
      </w:tr>
    </w:tbl>
    <w:p w14:paraId="7958C695" w14:textId="77777777" w:rsidR="00AE6F56" w:rsidRDefault="00AE6F56">
      <w:pPr>
        <w:pStyle w:val="Heading2"/>
        <w:sectPr w:rsidR="00AE6F56" w:rsidSect="00153598">
          <w:footnotePr>
            <w:numFmt w:val="chicago"/>
            <w:numRestart w:val="eachSect"/>
          </w:footnotePr>
          <w:pgSz w:w="16840" w:h="11907" w:orient="landscape" w:code="9"/>
          <w:pgMar w:top="1418" w:right="1418" w:bottom="1418" w:left="1418" w:header="720" w:footer="720" w:gutter="0"/>
          <w:cols w:space="720"/>
          <w:docGrid w:linePitch="326"/>
        </w:sectPr>
      </w:pPr>
      <w:bookmarkStart w:id="2226" w:name="lending-rates-ba930s"/>
      <w:bookmarkEnd w:id="2170"/>
    </w:p>
    <w:p w14:paraId="04E902C3" w14:textId="28A0FB10" w:rsidR="00370EF6" w:rsidRDefault="00DB6EB3">
      <w:pPr>
        <w:pStyle w:val="Heading2"/>
        <w:rPr>
          <w:ins w:id="2227" w:author="Xolani Sibande" w:date="2023-11-29T08:37:00Z"/>
        </w:rPr>
      </w:pPr>
      <w:r>
        <w:lastRenderedPageBreak/>
        <w:t>B</w:t>
      </w:r>
      <w:r w:rsidR="00D00CD1">
        <w:t>.3</w:t>
      </w:r>
      <w:r w:rsidR="00D00CD1">
        <w:tab/>
        <w:t>Lending rates (BA930s)</w:t>
      </w:r>
    </w:p>
    <w:p w14:paraId="06E4B502" w14:textId="64EBBA69" w:rsidR="00876958" w:rsidRPr="006906D2" w:rsidRDefault="00876958">
      <w:pPr>
        <w:rPr>
          <w:bCs/>
          <w:sz w:val="20"/>
          <w:szCs w:val="20"/>
          <w:rPrChange w:id="2228" w:author="Xolani Sibande" w:date="2023-11-29T09:12:00Z">
            <w:rPr/>
          </w:rPrChange>
        </w:rPr>
        <w:pPrChange w:id="2229" w:author="Xolani Sibande" w:date="2023-11-29T08:37:00Z">
          <w:pPr>
            <w:pStyle w:val="Heading2"/>
          </w:pPr>
        </w:pPrChange>
      </w:pPr>
      <w:ins w:id="2230" w:author="Xolani Sibande" w:date="2023-11-29T08:37:00Z">
        <w:r w:rsidRPr="006906D2">
          <w:rPr>
            <w:b/>
            <w:bCs/>
            <w:sz w:val="20"/>
            <w:szCs w:val="20"/>
            <w:rPrChange w:id="2231" w:author="Xolani Sibande" w:date="2023-11-29T09:12:00Z">
              <w:rPr>
                <w:b w:val="0"/>
              </w:rPr>
            </w:rPrChange>
          </w:rPr>
          <w:t>Figure B.1: Lending Rates</w:t>
        </w:r>
      </w:ins>
    </w:p>
    <w:p w14:paraId="7A1BB48C" w14:textId="77777777" w:rsidR="00370EF6" w:rsidRDefault="00D00CD1">
      <w:pPr>
        <w:rPr>
          <w:ins w:id="2232" w:author="Xolani Sibande" w:date="2023-11-29T08:37:00Z"/>
        </w:rPr>
      </w:pPr>
      <w:r>
        <w:rPr>
          <w:noProof/>
          <w:lang w:eastAsia="en-GB"/>
        </w:rPr>
        <w:drawing>
          <wp:inline distT="0" distB="0" distL="0" distR="0" wp14:anchorId="3B8FB999" wp14:editId="63948893">
            <wp:extent cx="4683114" cy="4240742"/>
            <wp:effectExtent l="0" t="0" r="3810" b="1270"/>
            <wp:docPr id="62" name="Picture 62" descr="Figure 7.1: Lending Rates. Source: South African Reserve Bank (2022)"/>
            <wp:cNvGraphicFramePr/>
            <a:graphic xmlns:a="http://schemas.openxmlformats.org/drawingml/2006/main">
              <a:graphicData uri="http://schemas.openxmlformats.org/drawingml/2006/picture">
                <pic:pic xmlns:pic="http://schemas.openxmlformats.org/drawingml/2006/picture">
                  <pic:nvPicPr>
                    <pic:cNvPr id="63" name="Picture" descr="Bank_capital_and_bank_lending_files/figure-docx/lending-1.png"/>
                    <pic:cNvPicPr>
                      <a:picLocks noChangeAspect="1" noChangeArrowheads="1"/>
                    </pic:cNvPicPr>
                  </pic:nvPicPr>
                  <pic:blipFill>
                    <a:blip r:embed="rId17"/>
                    <a:stretch>
                      <a:fillRect/>
                    </a:stretch>
                  </pic:blipFill>
                  <pic:spPr bwMode="auto">
                    <a:xfrm>
                      <a:off x="0" y="0"/>
                      <a:ext cx="4684426" cy="4241930"/>
                    </a:xfrm>
                    <a:prstGeom prst="rect">
                      <a:avLst/>
                    </a:prstGeom>
                    <a:noFill/>
                    <a:ln w="9525">
                      <a:noFill/>
                      <a:headEnd/>
                      <a:tailEnd/>
                    </a:ln>
                  </pic:spPr>
                </pic:pic>
              </a:graphicData>
            </a:graphic>
          </wp:inline>
        </w:drawing>
      </w:r>
    </w:p>
    <w:p w14:paraId="1C49AE75" w14:textId="1E529D23" w:rsidR="00876958" w:rsidRPr="006906D2" w:rsidRDefault="00876958">
      <w:pPr>
        <w:rPr>
          <w:sz w:val="20"/>
          <w:szCs w:val="20"/>
          <w:rPrChange w:id="2233" w:author="Xolani Sibande" w:date="2023-11-29T09:12:00Z">
            <w:rPr/>
          </w:rPrChange>
        </w:rPr>
      </w:pPr>
      <w:ins w:id="2234" w:author="Xolani Sibande" w:date="2023-11-29T08:37:00Z">
        <w:r w:rsidRPr="006906D2">
          <w:rPr>
            <w:sz w:val="20"/>
            <w:szCs w:val="20"/>
            <w:rPrChange w:id="2235" w:author="Xolani Sibande" w:date="2023-11-29T09:12:00Z">
              <w:rPr/>
            </w:rPrChange>
          </w:rPr>
          <w:t>Source: South African Reserve Bank (2022)</w:t>
        </w:r>
      </w:ins>
    </w:p>
    <w:p w14:paraId="13EA6A87" w14:textId="23EBB6D3" w:rsidR="00AE6F56" w:rsidDel="00876958" w:rsidRDefault="00D00CD1">
      <w:pPr>
        <w:rPr>
          <w:del w:id="2236" w:author="Xolani Sibande" w:date="2023-11-29T08:37:00Z"/>
        </w:rPr>
      </w:pPr>
      <w:del w:id="2237" w:author="Xolani Sibande" w:date="2023-11-29T08:37:00Z">
        <w:r w:rsidDel="00876958">
          <w:delText xml:space="preserve">Figure </w:delText>
        </w:r>
        <w:r w:rsidR="00552550" w:rsidDel="00876958">
          <w:delText>B</w:delText>
        </w:r>
        <w:r w:rsidDel="00876958">
          <w:delText>.1: Lending Rates. Source: South African Reserve Bank (2022)</w:delText>
        </w:r>
      </w:del>
    </w:p>
    <w:p w14:paraId="772E1EAA" w14:textId="7856291A" w:rsidR="00370EF6" w:rsidRDefault="00AE6F56" w:rsidP="00AE6F56">
      <w:pPr>
        <w:widowControl/>
        <w:tabs>
          <w:tab w:val="clear" w:pos="170"/>
        </w:tabs>
        <w:autoSpaceDE/>
        <w:autoSpaceDN/>
        <w:spacing w:after="160" w:line="259" w:lineRule="auto"/>
        <w:jc w:val="left"/>
      </w:pPr>
      <w:r>
        <w:br w:type="page"/>
      </w:r>
    </w:p>
    <w:p w14:paraId="230586B3" w14:textId="345F7523" w:rsidR="00370EF6" w:rsidRDefault="00C85D1F">
      <w:pPr>
        <w:pStyle w:val="Heading2"/>
      </w:pPr>
      <w:bookmarkStart w:id="2238" w:name="aggregation"/>
      <w:bookmarkEnd w:id="2226"/>
      <w:r>
        <w:lastRenderedPageBreak/>
        <w:t>B</w:t>
      </w:r>
      <w:r w:rsidR="00D00CD1">
        <w:t>.4</w:t>
      </w:r>
      <w:r w:rsidR="00D00CD1">
        <w:tab/>
        <w:t>Aggregation schema</w:t>
      </w:r>
    </w:p>
    <w:p w14:paraId="260D49B6" w14:textId="77777777" w:rsidR="00370EF6" w:rsidRDefault="00D00CD1">
      <w:r>
        <w:t>The following tabulation is derived from the BA900s is the balance sheet return loan data (lines 103 to 277) and gives relative magnitudes by financial corporate sector, non-financial corporate sector and household sector. This is the most granular data provided. The missing item numbers are all aggregations of these numbers.</w:t>
      </w:r>
    </w:p>
    <w:p w14:paraId="66D185EF" w14:textId="4D1DA1CC" w:rsidR="00370EF6" w:rsidRPr="006906D2" w:rsidRDefault="00D00CD1">
      <w:pPr>
        <w:pStyle w:val="TableCaption"/>
        <w:rPr>
          <w:b/>
          <w:bCs/>
          <w:sz w:val="20"/>
          <w:rPrChange w:id="2239" w:author="Xolani Sibande" w:date="2023-11-29T09:12:00Z">
            <w:rPr/>
          </w:rPrChange>
        </w:rPr>
      </w:pPr>
      <w:r w:rsidRPr="006906D2">
        <w:rPr>
          <w:b/>
          <w:bCs/>
          <w:sz w:val="20"/>
          <w:rPrChange w:id="2240" w:author="Xolani Sibande" w:date="2023-11-29T09:12:00Z">
            <w:rPr/>
          </w:rPrChange>
        </w:rPr>
        <w:t xml:space="preserve">Table </w:t>
      </w:r>
      <w:r w:rsidR="00C85D1F" w:rsidRPr="006906D2">
        <w:rPr>
          <w:b/>
          <w:bCs/>
          <w:sz w:val="20"/>
          <w:rPrChange w:id="2241" w:author="Xolani Sibande" w:date="2023-11-29T09:12:00Z">
            <w:rPr/>
          </w:rPrChange>
        </w:rPr>
        <w:t>B</w:t>
      </w:r>
      <w:r w:rsidRPr="006906D2">
        <w:rPr>
          <w:b/>
          <w:bCs/>
          <w:sz w:val="20"/>
          <w:rPrChange w:id="2242" w:author="Xolani Sibande" w:date="2023-11-29T09:12:00Z">
            <w:rPr/>
          </w:rPrChange>
        </w:rPr>
        <w:t>.3: Aggregation schema</w:t>
      </w:r>
    </w:p>
    <w:tbl>
      <w:tblPr>
        <w:tblW w:w="0" w:type="auto"/>
        <w:tblLook w:val="0420" w:firstRow="1" w:lastRow="0" w:firstColumn="0" w:lastColumn="0" w:noHBand="0" w:noVBand="1"/>
        <w:tblPrChange w:id="2243" w:author="Xolani Sibande" w:date="2023-11-29T09:19:00Z">
          <w:tblPr>
            <w:tblW w:w="0" w:type="auto"/>
            <w:tblLook w:val="0420" w:firstRow="1" w:lastRow="0" w:firstColumn="0" w:lastColumn="0" w:noHBand="0" w:noVBand="1"/>
          </w:tblPr>
        </w:tblPrChange>
      </w:tblPr>
      <w:tblGrid>
        <w:gridCol w:w="2349"/>
        <w:gridCol w:w="1087"/>
        <w:gridCol w:w="4263"/>
        <w:gridCol w:w="1352"/>
        <w:tblGridChange w:id="2244">
          <w:tblGrid>
            <w:gridCol w:w="2349"/>
            <w:gridCol w:w="1087"/>
            <w:gridCol w:w="4263"/>
            <w:gridCol w:w="1352"/>
          </w:tblGrid>
        </w:tblGridChange>
      </w:tblGrid>
      <w:tr w:rsidR="00370EF6" w14:paraId="40BB648E" w14:textId="77777777" w:rsidTr="00CD278B">
        <w:trPr>
          <w:trHeight w:hRule="exact" w:val="340"/>
          <w:tblHeader/>
          <w:trPrChange w:id="2245" w:author="Xolani Sibande" w:date="2023-11-29T09:19:00Z">
            <w:trPr>
              <w:tblHeader/>
            </w:trPr>
          </w:trPrChange>
        </w:trPr>
        <w:tc>
          <w:tcPr>
            <w:tcW w:w="0" w:type="auto"/>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246" w:author="Xolani Sibande" w:date="2023-11-29T09:19:00Z">
              <w:tcPr>
                <w:tcW w:w="0" w:type="auto"/>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0F0C123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 900 Categories</w:t>
            </w:r>
          </w:p>
        </w:tc>
        <w:tc>
          <w:tcPr>
            <w:tcW w:w="0" w:type="auto"/>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247" w:author="Xolani Sibande" w:date="2023-11-29T09:19:00Z">
              <w:tcPr>
                <w:tcW w:w="0" w:type="auto"/>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5D23B38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Item Number</w:t>
            </w:r>
          </w:p>
        </w:tc>
        <w:tc>
          <w:tcPr>
            <w:tcW w:w="0" w:type="auto"/>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248" w:author="Xolani Sibande" w:date="2023-11-29T09:19:00Z">
              <w:tcPr>
                <w:tcW w:w="0" w:type="auto"/>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3DAA287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Sector</w:t>
            </w:r>
          </w:p>
        </w:tc>
        <w:tc>
          <w:tcPr>
            <w:tcW w:w="0" w:type="auto"/>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249" w:author="Xolani Sibande" w:date="2023-11-29T09:19:00Z">
              <w:tcPr>
                <w:tcW w:w="0" w:type="auto"/>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43DE42F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Aggregation Key</w:t>
            </w:r>
          </w:p>
        </w:tc>
      </w:tr>
      <w:tr w:rsidR="00370EF6" w14:paraId="142F6591" w14:textId="77777777" w:rsidTr="00CD278B">
        <w:trPr>
          <w:trHeight w:hRule="exact" w:val="340"/>
        </w:trPr>
        <w:tc>
          <w:tcPr>
            <w:tcW w:w="0" w:type="auto"/>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50" w:author="Xolani Sibande" w:date="2023-11-29T09:19:00Z">
              <w:tcPr>
                <w:tcW w:w="0" w:type="auto"/>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00D743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Installment sales</w:t>
            </w:r>
          </w:p>
        </w:tc>
        <w:tc>
          <w:tcPr>
            <w:tcW w:w="0" w:type="auto"/>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51" w:author="Xolani Sibande" w:date="2023-11-29T09:19:00Z">
              <w:tcPr>
                <w:tcW w:w="0" w:type="auto"/>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F30AA5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141</w:t>
            </w:r>
          </w:p>
        </w:tc>
        <w:tc>
          <w:tcPr>
            <w:tcW w:w="0" w:type="auto"/>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52" w:author="Xolani Sibande" w:date="2023-11-29T09:19:00Z">
              <w:tcPr>
                <w:tcW w:w="0" w:type="auto"/>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9039A5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Financial corporate sector</w:t>
            </w:r>
          </w:p>
        </w:tc>
        <w:tc>
          <w:tcPr>
            <w:tcW w:w="0" w:type="auto"/>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53" w:author="Xolani Sibande" w:date="2023-11-29T09:19:00Z">
              <w:tcPr>
                <w:tcW w:w="0" w:type="auto"/>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A456B3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0B815F08"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54"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95828D0"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55"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622BC2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142</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56"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D992977" w14:textId="6B7A8F22"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del w:id="2257" w:author="Xolani Sibande" w:date="2023-11-29T09:20:00Z">
              <w:r w:rsidDel="00CD278B">
                <w:rPr>
                  <w:rFonts w:eastAsia="Helvetica" w:hAnsi="Helvetica" w:cs="Helvetica"/>
                  <w:color w:val="000000"/>
                  <w:sz w:val="16"/>
                  <w:szCs w:val="16"/>
                </w:rPr>
                <w:delText>Non financial</w:delText>
              </w:r>
            </w:del>
            <w:ins w:id="2258" w:author="Xolani Sibande" w:date="2023-11-29T09:20:00Z">
              <w:r w:rsidR="00CD278B">
                <w:rPr>
                  <w:rFonts w:eastAsia="Helvetica" w:hAnsi="Helvetica" w:cs="Helvetica"/>
                  <w:color w:val="000000"/>
                  <w:sz w:val="16"/>
                  <w:szCs w:val="16"/>
                </w:rPr>
                <w:t>Non-financial</w:t>
              </w:r>
            </w:ins>
            <w:r>
              <w:rPr>
                <w:rFonts w:eastAsia="Helvetica" w:hAnsi="Helvetica" w:cs="Helvetica"/>
                <w:color w:val="000000"/>
                <w:sz w:val="16"/>
                <w:szCs w:val="16"/>
              </w:rPr>
              <w:t xml:space="preserve">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59"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7D8996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6EACB2CE"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60"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D27773E"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61"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E166E5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143</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62"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D942AA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63"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835AFF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w:t>
            </w:r>
          </w:p>
        </w:tc>
      </w:tr>
      <w:tr w:rsidR="00370EF6" w14:paraId="00E577C3"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64"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2547062"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65"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C68610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144</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66"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B5E318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67"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79E59B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42A2FBB8"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68"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E302DF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Leasing transactions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69"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960F49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146</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70"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794145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Financial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71"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6DDB62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04D434D6"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72"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19FA919"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73"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526E31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147</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74"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FE306B5" w14:textId="65656CCE"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del w:id="2275" w:author="Xolani Sibande" w:date="2023-11-29T09:20:00Z">
              <w:r w:rsidDel="00CD278B">
                <w:rPr>
                  <w:rFonts w:eastAsia="Helvetica" w:hAnsi="Helvetica" w:cs="Helvetica"/>
                  <w:color w:val="000000"/>
                  <w:sz w:val="16"/>
                  <w:szCs w:val="16"/>
                </w:rPr>
                <w:delText>Non financial</w:delText>
              </w:r>
            </w:del>
            <w:ins w:id="2276" w:author="Xolani Sibande" w:date="2023-11-29T09:20:00Z">
              <w:r w:rsidR="00CD278B">
                <w:rPr>
                  <w:rFonts w:eastAsia="Helvetica" w:hAnsi="Helvetica" w:cs="Helvetica"/>
                  <w:color w:val="000000"/>
                  <w:sz w:val="16"/>
                  <w:szCs w:val="16"/>
                </w:rPr>
                <w:t>Non-financial</w:t>
              </w:r>
            </w:ins>
            <w:r>
              <w:rPr>
                <w:rFonts w:eastAsia="Helvetica" w:hAnsi="Helvetica" w:cs="Helvetica"/>
                <w:color w:val="000000"/>
                <w:sz w:val="16"/>
                <w:szCs w:val="16"/>
              </w:rPr>
              <w:t xml:space="preserve">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77"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3851DC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4A5911DB"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78"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BFBAB8A"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79"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0F0B70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148</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80"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DA9947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81"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DB0FFF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w:t>
            </w:r>
          </w:p>
        </w:tc>
      </w:tr>
      <w:tr w:rsidR="00370EF6" w14:paraId="037EF7C3"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82"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60ED7F2"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83"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27F538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149</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84"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9B3479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85"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DCF446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7B9B835E"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86"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8F3A1F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Farm mortgages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87"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59A894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152</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88"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4915A3C" w14:textId="2374273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del w:id="2289" w:author="Xolani Sibande" w:date="2023-11-29T09:20:00Z">
              <w:r w:rsidDel="00CD278B">
                <w:rPr>
                  <w:rFonts w:eastAsia="Helvetica" w:hAnsi="Helvetica" w:cs="Helvetica"/>
                  <w:color w:val="000000"/>
                  <w:sz w:val="16"/>
                  <w:szCs w:val="16"/>
                </w:rPr>
                <w:delText>Non financial</w:delText>
              </w:r>
            </w:del>
            <w:ins w:id="2290" w:author="Xolani Sibande" w:date="2023-11-29T09:20:00Z">
              <w:r w:rsidR="00CD278B">
                <w:rPr>
                  <w:rFonts w:eastAsia="Helvetica" w:hAnsi="Helvetica" w:cs="Helvetica"/>
                  <w:color w:val="000000"/>
                  <w:sz w:val="16"/>
                  <w:szCs w:val="16"/>
                </w:rPr>
                <w:t>Non-financial</w:t>
              </w:r>
            </w:ins>
            <w:r>
              <w:rPr>
                <w:rFonts w:eastAsia="Helvetica" w:hAnsi="Helvetica" w:cs="Helvetica"/>
                <w:color w:val="000000"/>
                <w:sz w:val="16"/>
                <w:szCs w:val="16"/>
              </w:rPr>
              <w:t xml:space="preserve">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91"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73F89F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662A39FB"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92"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80B9C6B"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93"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07C84A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153</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94"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3FA7F1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95"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BEB8A6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4B6FCBFA"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96"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CFF4FD6"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97"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9A6B60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154</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98"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BA2435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299"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AFD88A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6C042EED"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00"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AF10BD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Residential mortgages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01"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C5FFEA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156</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02"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9B98523" w14:textId="6702A08B"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del w:id="2303" w:author="Xolani Sibande" w:date="2023-11-29T09:21:00Z">
              <w:r w:rsidDel="00CD278B">
                <w:rPr>
                  <w:rFonts w:eastAsia="Helvetica" w:hAnsi="Helvetica" w:cs="Helvetica"/>
                  <w:color w:val="000000"/>
                  <w:sz w:val="16"/>
                  <w:szCs w:val="16"/>
                </w:rPr>
                <w:delText>Non financial</w:delText>
              </w:r>
            </w:del>
            <w:ins w:id="2304" w:author="Xolani Sibande" w:date="2023-11-29T09:21:00Z">
              <w:r w:rsidR="00CD278B">
                <w:rPr>
                  <w:rFonts w:eastAsia="Helvetica" w:hAnsi="Helvetica" w:cs="Helvetica"/>
                  <w:color w:val="000000"/>
                  <w:sz w:val="16"/>
                  <w:szCs w:val="16"/>
                </w:rPr>
                <w:t>Non-financial</w:t>
              </w:r>
            </w:ins>
            <w:r>
              <w:rPr>
                <w:rFonts w:eastAsia="Helvetica" w:hAnsi="Helvetica" w:cs="Helvetica"/>
                <w:color w:val="000000"/>
                <w:sz w:val="16"/>
                <w:szCs w:val="16"/>
              </w:rPr>
              <w:t xml:space="preserve">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05"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D35978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150542C0"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06"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7891C1A"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07"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20801C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157</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08"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8387A7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09"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9BF254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d</w:t>
            </w:r>
          </w:p>
        </w:tc>
      </w:tr>
      <w:tr w:rsidR="00370EF6" w14:paraId="3ED94D9B"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10"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5DE7733"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11"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28FA2E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158</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12"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B68C39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13"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D25667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55A65D31"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14"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18313B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Commercial and other mortgages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15"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C99311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160</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16"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BFD541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Public financial corporates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17"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08FBF2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683B716F"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18"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A520906"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19"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8311E6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161</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20"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F68D6A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Public non-financial corporates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21"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3FF67B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6DDC7208"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22"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B7B9CDE"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23"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03DDFE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162</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24"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0C40A1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Private financial corporate</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25"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BC41EC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5B4A9F6B"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26"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D0F8548"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27"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778F60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163</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28"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683EA8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Private non-financial corporates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29"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DC7F68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228F921E"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30"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8D2B30C"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31"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62BB1C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164</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32"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54FA74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33"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BD26C4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7A966ADE"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34"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8E54B95"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35"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F91864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165</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36"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CD9CC2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37"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A78E28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413FAB47"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38"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78EB81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Credit cards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39"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939247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167</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40"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039E36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Financial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41"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7D5699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7169FBFB"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42"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29AA732"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43"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20D124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168</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44"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A8374A8" w14:textId="7EDDAA2B"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del w:id="2345" w:author="Xolani Sibande" w:date="2023-11-29T09:21:00Z">
              <w:r w:rsidDel="00CD278B">
                <w:rPr>
                  <w:rFonts w:eastAsia="Helvetica" w:hAnsi="Helvetica" w:cs="Helvetica"/>
                  <w:color w:val="000000"/>
                  <w:sz w:val="16"/>
                  <w:szCs w:val="16"/>
                </w:rPr>
                <w:delText>Non financial</w:delText>
              </w:r>
            </w:del>
            <w:ins w:id="2346" w:author="Xolani Sibande" w:date="2023-11-29T09:21:00Z">
              <w:r w:rsidR="00CD278B">
                <w:rPr>
                  <w:rFonts w:eastAsia="Helvetica" w:hAnsi="Helvetica" w:cs="Helvetica"/>
                  <w:color w:val="000000"/>
                  <w:sz w:val="16"/>
                  <w:szCs w:val="16"/>
                </w:rPr>
                <w:t>Non-financial</w:t>
              </w:r>
            </w:ins>
            <w:r>
              <w:rPr>
                <w:rFonts w:eastAsia="Helvetica" w:hAnsi="Helvetica" w:cs="Helvetica"/>
                <w:color w:val="000000"/>
                <w:sz w:val="16"/>
                <w:szCs w:val="16"/>
              </w:rPr>
              <w:t xml:space="preserve">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47"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01F075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0A6EEF04"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48"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9F4C8CB"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49"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EC7C9E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169</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50"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19A22B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51"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132F1B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w:t>
            </w:r>
          </w:p>
        </w:tc>
      </w:tr>
      <w:tr w:rsidR="00370EF6" w14:paraId="60A877FE"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52"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CD42C84"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53"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2BCA96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170</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54"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ABBD26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55"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2826D5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w:t>
            </w:r>
          </w:p>
        </w:tc>
      </w:tr>
      <w:tr w:rsidR="00370EF6" w14:paraId="41239A01"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56"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A1034A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Overdrafts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57"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ABFB77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178</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58"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7ED314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Public sector (includes public corporations and local government)</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59"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189739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3DCB6D8C"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60"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DD7FCD8"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61"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20BB43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181</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62"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60CD82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Financial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63"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5CE136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2F85E393"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64"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0367BDC"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65"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53A854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182</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66"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11702C1" w14:textId="4437E705"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del w:id="2367" w:author="Xolani Sibande" w:date="2023-11-29T09:21:00Z">
              <w:r w:rsidDel="00CD278B">
                <w:rPr>
                  <w:rFonts w:eastAsia="Helvetica" w:hAnsi="Helvetica" w:cs="Helvetica"/>
                  <w:color w:val="000000"/>
                  <w:sz w:val="16"/>
                  <w:szCs w:val="16"/>
                </w:rPr>
                <w:delText>Non financial</w:delText>
              </w:r>
            </w:del>
            <w:ins w:id="2368" w:author="Xolani Sibande" w:date="2023-11-29T09:21:00Z">
              <w:r w:rsidR="00CD278B">
                <w:rPr>
                  <w:rFonts w:eastAsia="Helvetica" w:hAnsi="Helvetica" w:cs="Helvetica"/>
                  <w:color w:val="000000"/>
                  <w:sz w:val="16"/>
                  <w:szCs w:val="16"/>
                </w:rPr>
                <w:t>Non-financial</w:t>
              </w:r>
            </w:ins>
            <w:r>
              <w:rPr>
                <w:rFonts w:eastAsia="Helvetica" w:hAnsi="Helvetica" w:cs="Helvetica"/>
                <w:color w:val="000000"/>
                <w:sz w:val="16"/>
                <w:szCs w:val="16"/>
              </w:rPr>
              <w:t xml:space="preserve">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69"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AD16E6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2B0B22EF"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70"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E785D0A"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71"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A960BE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183</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72"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954148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Unincorporated business enterprises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73"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9A571C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e</w:t>
            </w:r>
          </w:p>
        </w:tc>
      </w:tr>
      <w:tr w:rsidR="00370EF6" w14:paraId="61635973"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74"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547E86A"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75"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2AC103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184</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76"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DF5C79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 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77"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8F6067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w:t>
            </w:r>
          </w:p>
        </w:tc>
      </w:tr>
      <w:tr w:rsidR="00370EF6" w14:paraId="6B91AF5C"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78"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B6B7688"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79"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4AF0C8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185</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80"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A7FAD8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Non-profit organisations serving households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81"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F3190E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w:t>
            </w:r>
          </w:p>
        </w:tc>
      </w:tr>
      <w:tr w:rsidR="00370EF6" w14:paraId="7AF9839D"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82"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F013F6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Factoring debtors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83"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DEA2A4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187</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84"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B65F503"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85"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175458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1E774365"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86"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13B1EF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 loans and advances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87"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4209A9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189</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88"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1D8568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Financial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89"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37D06B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0D83E1C1"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90"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061340F"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91"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C17106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190</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92"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BDCD093" w14:textId="63C0094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del w:id="2393" w:author="Xolani Sibande" w:date="2023-11-29T09:21:00Z">
              <w:r w:rsidDel="00CD278B">
                <w:rPr>
                  <w:rFonts w:eastAsia="Helvetica" w:hAnsi="Helvetica" w:cs="Helvetica"/>
                  <w:color w:val="000000"/>
                  <w:sz w:val="16"/>
                  <w:szCs w:val="16"/>
                </w:rPr>
                <w:delText>Non financial</w:delText>
              </w:r>
            </w:del>
            <w:ins w:id="2394" w:author="Xolani Sibande" w:date="2023-11-29T09:21:00Z">
              <w:r w:rsidR="00CD278B">
                <w:rPr>
                  <w:rFonts w:eastAsia="Helvetica" w:hAnsi="Helvetica" w:cs="Helvetica"/>
                  <w:color w:val="000000"/>
                  <w:sz w:val="16"/>
                  <w:szCs w:val="16"/>
                </w:rPr>
                <w:t>Non-financial</w:t>
              </w:r>
            </w:ins>
            <w:r>
              <w:rPr>
                <w:rFonts w:eastAsia="Helvetica" w:hAnsi="Helvetica" w:cs="Helvetica"/>
                <w:color w:val="000000"/>
                <w:sz w:val="16"/>
                <w:szCs w:val="16"/>
              </w:rPr>
              <w:t xml:space="preserve">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95"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13A881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377971E9"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96"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7786535"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97"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0CF6FA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191</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98"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0FB4BD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Unincorporated business enterprises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399"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39A09D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e</w:t>
            </w:r>
          </w:p>
        </w:tc>
      </w:tr>
      <w:tr w:rsidR="00370EF6" w14:paraId="6C4E5351"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00"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913DB30"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01"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9CC930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192</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02"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830940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 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03"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AAAFA3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50FE00D5" w14:textId="77777777" w:rsidTr="00CD278B">
        <w:trPr>
          <w:trHeight w:hRule="exact" w:val="340"/>
        </w:trPr>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04"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3DF38E0"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05"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59592F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193</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06"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633B9F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Non-profit organisations serving households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07" w:author="Xolani Sibande" w:date="2023-11-29T09:19:00Z">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9710CA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71875C85" w14:textId="77777777" w:rsidTr="00CD278B">
        <w:trPr>
          <w:trHeight w:hRule="exact" w:val="340"/>
        </w:trPr>
        <w:tc>
          <w:tcPr>
            <w:tcW w:w="0" w:type="auto"/>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408" w:author="Xolani Sibande" w:date="2023-11-29T09:19:00Z">
              <w:tcPr>
                <w:tcW w:w="0" w:type="auto"/>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3B72D9C0"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409" w:author="Xolani Sibande" w:date="2023-11-29T09:19:00Z">
              <w:tcPr>
                <w:tcW w:w="0" w:type="auto"/>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40186395"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410" w:author="Xolani Sibande" w:date="2023-11-29T09:19:00Z">
              <w:tcPr>
                <w:tcW w:w="0" w:type="auto"/>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02B113E3"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411" w:author="Xolani Sibande" w:date="2023-11-29T09:19:00Z">
              <w:tcPr>
                <w:tcW w:w="0" w:type="auto"/>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5E54AD40"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r>
    </w:tbl>
    <w:p w14:paraId="316CECB6" w14:textId="77777777" w:rsidR="006906D2" w:rsidRDefault="006906D2">
      <w:pPr>
        <w:pStyle w:val="BodyText"/>
        <w:rPr>
          <w:ins w:id="2412" w:author="Xolani Sibande" w:date="2023-11-29T09:13:00Z"/>
        </w:rPr>
      </w:pPr>
    </w:p>
    <w:p w14:paraId="70F55D37" w14:textId="2B27D040" w:rsidR="00370EF6" w:rsidRDefault="00D00CD1">
      <w:pPr>
        <w:pStyle w:val="BodyText"/>
      </w:pPr>
      <w:r>
        <w:t xml:space="preserve">The following aggregation scheme which results in six categories was followed based on Table </w:t>
      </w:r>
      <w:ins w:id="2413" w:author="Xolani Sibande" w:date="2023-11-29T09:04:00Z">
        <w:r w:rsidR="00123093">
          <w:t>B</w:t>
        </w:r>
      </w:ins>
      <w:del w:id="2414" w:author="Xolani Sibande" w:date="2023-11-29T09:04:00Z">
        <w:r w:rsidDel="00123093">
          <w:delText>7</w:delText>
        </w:r>
      </w:del>
      <w:r>
        <w:t>.3, with unincorporated enterprise credit as part of household unsecured lending.</w:t>
      </w:r>
    </w:p>
    <w:p w14:paraId="1005ED69" w14:textId="77777777" w:rsidR="00370EF6" w:rsidRDefault="00D00CD1">
      <w:pPr>
        <w:numPr>
          <w:ilvl w:val="0"/>
          <w:numId w:val="17"/>
        </w:numPr>
      </w:pPr>
      <w:r>
        <w:t>Non-financial corporate sector secured credit: Items 142 + 147</w:t>
      </w:r>
    </w:p>
    <w:p w14:paraId="4E71944F" w14:textId="77777777" w:rsidR="00370EF6" w:rsidRDefault="00D00CD1">
      <w:pPr>
        <w:numPr>
          <w:ilvl w:val="0"/>
          <w:numId w:val="17"/>
        </w:numPr>
      </w:pPr>
      <w:r>
        <w:t>Non-financial corporate sector unsecured credit: Items 168 + 182 + 187+ 190</w:t>
      </w:r>
    </w:p>
    <w:p w14:paraId="76537941" w14:textId="77777777" w:rsidR="00370EF6" w:rsidRDefault="00D00CD1">
      <w:pPr>
        <w:numPr>
          <w:ilvl w:val="0"/>
          <w:numId w:val="17"/>
        </w:numPr>
      </w:pPr>
      <w:r>
        <w:t>Non-financial corporate sector mortgages (commercial and other mortgage advances): Items 152 + 153 + 154 + 156 + 158 + 163 + 164 + 165</w:t>
      </w:r>
    </w:p>
    <w:p w14:paraId="7B5FBBA7" w14:textId="77777777" w:rsidR="00370EF6" w:rsidRDefault="00D00CD1" w:rsidP="00AE6F56">
      <w:pPr>
        <w:numPr>
          <w:ilvl w:val="0"/>
          <w:numId w:val="17"/>
        </w:numPr>
        <w:jc w:val="left"/>
      </w:pPr>
      <w:r>
        <w:t>Household sector secured credit: Items 143 + 148</w:t>
      </w:r>
      <w:del w:id="2415" w:author="Xolani Sibande" w:date="2023-11-29T09:13:00Z">
        <w:r w:rsidDel="006906D2">
          <w:br/>
        </w:r>
      </w:del>
    </w:p>
    <w:p w14:paraId="22AEFE6A" w14:textId="77777777" w:rsidR="00370EF6" w:rsidRDefault="00D00CD1">
      <w:pPr>
        <w:numPr>
          <w:ilvl w:val="0"/>
          <w:numId w:val="17"/>
        </w:numPr>
      </w:pPr>
      <w:r>
        <w:t>Household sector unsecured credit: Items 169 + 184 + 185 + 192 + 193 + 183 + 191 (note includes unincorporated business enterprise credit last two items)</w:t>
      </w:r>
    </w:p>
    <w:p w14:paraId="2E62EF04" w14:textId="77777777" w:rsidR="00370EF6" w:rsidRDefault="00D00CD1">
      <w:pPr>
        <w:numPr>
          <w:ilvl w:val="0"/>
          <w:numId w:val="17"/>
        </w:numPr>
      </w:pPr>
      <w:r>
        <w:t>Household sector residential mortgages: Item 157</w:t>
      </w:r>
    </w:p>
    <w:p w14:paraId="2478435F" w14:textId="63C48E61" w:rsidR="00370EF6" w:rsidRDefault="00D00CD1">
      <w:r>
        <w:t xml:space="preserve">The loans quantities from the BA900s are then linked to the lending rate data from the BA930s </w:t>
      </w:r>
      <w:del w:id="2416" w:author="Xolani Sibande" w:date="2023-11-29T09:03:00Z">
        <w:r w:rsidDel="00123093">
          <w:delText xml:space="preserve">using table </w:delText>
        </w:r>
      </w:del>
      <w:r>
        <w:t xml:space="preserve">to create six lending rate categories the schema on Table </w:t>
      </w:r>
      <w:ins w:id="2417" w:author="Xolani Sibande" w:date="2023-11-29T09:04:00Z">
        <w:r w:rsidR="00123093">
          <w:t>B</w:t>
        </w:r>
      </w:ins>
      <w:del w:id="2418" w:author="Xolani Sibande" w:date="2023-11-29T09:04:00Z">
        <w:r w:rsidDel="00123093">
          <w:delText>7</w:delText>
        </w:r>
      </w:del>
      <w:r>
        <w:t>.4.</w:t>
      </w:r>
    </w:p>
    <w:p w14:paraId="7D5CE981" w14:textId="77777777" w:rsidR="00AE6F56" w:rsidRDefault="00AE6F56">
      <w:pPr>
        <w:widowControl/>
        <w:tabs>
          <w:tab w:val="clear" w:pos="170"/>
        </w:tabs>
        <w:autoSpaceDE/>
        <w:autoSpaceDN/>
        <w:spacing w:after="160" w:line="259" w:lineRule="auto"/>
        <w:jc w:val="left"/>
        <w:rPr>
          <w:szCs w:val="20"/>
        </w:rPr>
      </w:pPr>
      <w:r>
        <w:br w:type="page"/>
      </w:r>
    </w:p>
    <w:p w14:paraId="34BD61F6" w14:textId="04D4E009" w:rsidR="00370EF6" w:rsidRPr="006906D2" w:rsidRDefault="00D00CD1">
      <w:pPr>
        <w:pStyle w:val="TableCaption"/>
        <w:rPr>
          <w:b/>
          <w:bCs/>
          <w:sz w:val="20"/>
          <w:rPrChange w:id="2419" w:author="Xolani Sibande" w:date="2023-11-29T09:13:00Z">
            <w:rPr/>
          </w:rPrChange>
        </w:rPr>
      </w:pPr>
      <w:r w:rsidRPr="006906D2">
        <w:rPr>
          <w:b/>
          <w:bCs/>
          <w:sz w:val="20"/>
          <w:rPrChange w:id="2420" w:author="Xolani Sibande" w:date="2023-11-29T09:13:00Z">
            <w:rPr/>
          </w:rPrChange>
        </w:rPr>
        <w:lastRenderedPageBreak/>
        <w:t xml:space="preserve">Table </w:t>
      </w:r>
      <w:r w:rsidR="0017052A" w:rsidRPr="006906D2">
        <w:rPr>
          <w:b/>
          <w:bCs/>
          <w:sz w:val="20"/>
          <w:rPrChange w:id="2421" w:author="Xolani Sibande" w:date="2023-11-29T09:13:00Z">
            <w:rPr/>
          </w:rPrChange>
        </w:rPr>
        <w:t>B</w:t>
      </w:r>
      <w:r w:rsidRPr="006906D2">
        <w:rPr>
          <w:b/>
          <w:bCs/>
          <w:sz w:val="20"/>
          <w:rPrChange w:id="2422" w:author="Xolani Sibande" w:date="2023-11-29T09:13:00Z">
            <w:rPr/>
          </w:rPrChange>
        </w:rPr>
        <w:t>.4: Weighting schema</w:t>
      </w:r>
    </w:p>
    <w:tbl>
      <w:tblPr>
        <w:tblW w:w="5000" w:type="pct"/>
        <w:tblLook w:val="0420" w:firstRow="1" w:lastRow="0" w:firstColumn="0" w:lastColumn="0" w:noHBand="0" w:noVBand="1"/>
        <w:tblPrChange w:id="2423" w:author="Xolani Sibande" w:date="2023-11-29T09:19:00Z">
          <w:tblPr>
            <w:tblW w:w="5000" w:type="pct"/>
            <w:tblLook w:val="0420" w:firstRow="1" w:lastRow="0" w:firstColumn="0" w:lastColumn="0" w:noHBand="0" w:noVBand="1"/>
          </w:tblPr>
        </w:tblPrChange>
      </w:tblPr>
      <w:tblGrid>
        <w:gridCol w:w="2003"/>
        <w:gridCol w:w="3575"/>
        <w:gridCol w:w="1683"/>
        <w:gridCol w:w="1790"/>
        <w:tblGridChange w:id="2424">
          <w:tblGrid>
            <w:gridCol w:w="2003"/>
            <w:gridCol w:w="3575"/>
            <w:gridCol w:w="1683"/>
            <w:gridCol w:w="1790"/>
          </w:tblGrid>
        </w:tblGridChange>
      </w:tblGrid>
      <w:tr w:rsidR="00370EF6" w14:paraId="7D7C8F8B" w14:textId="77777777" w:rsidTr="00CD278B">
        <w:trPr>
          <w:trHeight w:hRule="exact" w:val="340"/>
          <w:tblHeader/>
          <w:trPrChange w:id="2425" w:author="Xolani Sibande" w:date="2023-11-29T09:19:00Z">
            <w:trPr>
              <w:tblHeader/>
            </w:trPr>
          </w:trPrChange>
        </w:trPr>
        <w:tc>
          <w:tcPr>
            <w:tcW w:w="1106"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426" w:author="Xolani Sibande" w:date="2023-11-29T09:19:00Z">
              <w:tcPr>
                <w:tcW w:w="1106"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6063FB0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Sector</w:t>
            </w:r>
          </w:p>
        </w:tc>
        <w:tc>
          <w:tcPr>
            <w:tcW w:w="1975"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427" w:author="Xolani Sibande" w:date="2023-11-29T09:19:00Z">
              <w:tcPr>
                <w:tcW w:w="1975"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76A1FB2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 930 Categories</w:t>
            </w:r>
          </w:p>
        </w:tc>
        <w:tc>
          <w:tcPr>
            <w:tcW w:w="930"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428" w:author="Xolani Sibande" w:date="2023-11-29T09:19:00Z">
              <w:tcPr>
                <w:tcW w:w="930"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3F2D0F8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Item Number</w:t>
            </w:r>
          </w:p>
        </w:tc>
        <w:tc>
          <w:tcPr>
            <w:tcW w:w="989"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429" w:author="Xolani Sibande" w:date="2023-11-29T09:19:00Z">
              <w:tcPr>
                <w:tcW w:w="989"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3EB9EB1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Weighting Key</w:t>
            </w:r>
          </w:p>
        </w:tc>
      </w:tr>
      <w:tr w:rsidR="00370EF6" w14:paraId="4D610A05" w14:textId="77777777" w:rsidTr="00CD278B">
        <w:trPr>
          <w:trHeight w:hRule="exact" w:val="340"/>
        </w:trPr>
        <w:tc>
          <w:tcPr>
            <w:tcW w:w="1106"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30" w:author="Xolani Sibande" w:date="2023-11-29T09:19:00Z">
              <w:tcPr>
                <w:tcW w:w="1106"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E9BBE8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Corporate sector</w:t>
            </w:r>
          </w:p>
        </w:tc>
        <w:tc>
          <w:tcPr>
            <w:tcW w:w="1975"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31" w:author="Xolani Sibande" w:date="2023-11-29T09:19:00Z">
              <w:tcPr>
                <w:tcW w:w="1975"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7EA3F8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Overdrafts</w:t>
            </w:r>
          </w:p>
        </w:tc>
        <w:tc>
          <w:tcPr>
            <w:tcW w:w="930"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32" w:author="Xolani Sibande" w:date="2023-11-29T09:19:00Z">
              <w:tcPr>
                <w:tcW w:w="930"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094E8A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48.000</w:t>
            </w:r>
          </w:p>
        </w:tc>
        <w:tc>
          <w:tcPr>
            <w:tcW w:w="989"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33" w:author="Xolani Sibande" w:date="2023-11-29T09:19:00Z">
              <w:tcPr>
                <w:tcW w:w="989"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BAD2B4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264F9307" w14:textId="77777777" w:rsidTr="00CD278B">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34" w:author="Xolani Sibande" w:date="2023-11-29T09:19:00Z">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ECA3E81"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35" w:author="Xolani Sibande" w:date="2023-11-29T09:19:00Z">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FCCA8C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Instalment sale agreements flexible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36" w:author="Xolani Sibande" w:date="2023-11-29T09:19:00Z">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974239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49.000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37" w:author="Xolani Sibande" w:date="2023-11-29T09:19:00Z">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7878D9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6A91CCD3" w14:textId="77777777" w:rsidTr="00CD278B">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38" w:author="Xolani Sibande" w:date="2023-11-29T09:19:00Z">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5C83DCC"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39" w:author="Xolani Sibande" w:date="2023-11-29T09:19:00Z">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DF7952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Instalment sale fixed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40" w:author="Xolani Sibande" w:date="2023-11-29T09:19:00Z">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E229F9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50.000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41" w:author="Xolani Sibande" w:date="2023-11-29T09:19:00Z">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150246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629FBE93" w14:textId="77777777" w:rsidTr="00CD278B">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42" w:author="Xolani Sibande" w:date="2023-11-29T09:19:00Z">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66B9E14"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43" w:author="Xolani Sibande" w:date="2023-11-29T09:19:00Z">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99C66E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Leasing transactions flexible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44" w:author="Xolani Sibande" w:date="2023-11-29T09:19:00Z">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0241BF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51.000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45" w:author="Xolani Sibande" w:date="2023-11-29T09:19:00Z">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4516BC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32C03CE6" w14:textId="77777777" w:rsidTr="00CD278B">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46" w:author="Xolani Sibande" w:date="2023-11-29T09:19:00Z">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55F0A16"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47" w:author="Xolani Sibande" w:date="2023-11-29T09:19:00Z">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A12AB0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Leasing transactions fixed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48" w:author="Xolani Sibande" w:date="2023-11-29T09:19:00Z">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93939B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52.000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49" w:author="Xolani Sibande" w:date="2023-11-29T09:19:00Z">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367DE1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152A7705" w14:textId="77777777" w:rsidTr="00CD278B">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50" w:author="Xolani Sibande" w:date="2023-11-29T09:19:00Z">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3ED18E7"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51" w:author="Xolani Sibande" w:date="2023-11-29T09:19:00Z">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9E1052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Mortgage advances flexible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52" w:author="Xolani Sibande" w:date="2023-11-29T09:19:00Z">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88E60B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53.000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53" w:author="Xolani Sibande" w:date="2023-11-29T09:19:00Z">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921EA6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w:t>
            </w:r>
          </w:p>
        </w:tc>
      </w:tr>
      <w:tr w:rsidR="00370EF6" w14:paraId="16ECBA8C" w14:textId="77777777" w:rsidTr="00CD278B">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54" w:author="Xolani Sibande" w:date="2023-11-29T09:19:00Z">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924A920"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55" w:author="Xolani Sibande" w:date="2023-11-29T09:19:00Z">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E78EDD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Mortgage advances fixed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56" w:author="Xolani Sibande" w:date="2023-11-29T09:19:00Z">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0493A4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54.000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57" w:author="Xolani Sibande" w:date="2023-11-29T09:19:00Z">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44E9D1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432528E7" w14:textId="77777777" w:rsidTr="00CD278B">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58" w:author="Xolani Sibande" w:date="2023-11-29T09:19:00Z">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2BD3BC5"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59" w:author="Xolani Sibande" w:date="2023-11-29T09:19:00Z">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0AA9CC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Credit cards</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60" w:author="Xolani Sibande" w:date="2023-11-29T09:19:00Z">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C4E531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55.000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61" w:author="Xolani Sibande" w:date="2023-11-29T09:19:00Z">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3D590E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378CC81F" w14:textId="77777777" w:rsidTr="00CD278B">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62" w:author="Xolani Sibande" w:date="2023-11-29T09:19:00Z">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39EF772"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63" w:author="Xolani Sibande" w:date="2023-11-29T09:19:00Z">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487758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64" w:author="Xolani Sibande" w:date="2023-11-29T09:19:00Z">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BB3AC5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56.000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65" w:author="Xolani Sibande" w:date="2023-11-29T09:19:00Z">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6E703E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4F24BDA2" w14:textId="77777777" w:rsidTr="00CD278B">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66" w:author="Xolani Sibande" w:date="2023-11-29T09:19:00Z">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EE630F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Household sector</w:t>
            </w: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67" w:author="Xolani Sibande" w:date="2023-11-29T09:19:00Z">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FF2510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Overdrafts</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68" w:author="Xolani Sibande" w:date="2023-11-29T09:19:00Z">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E1C0BD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58.000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69" w:author="Xolani Sibande" w:date="2023-11-29T09:19:00Z">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4FFA9E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e</w:t>
            </w:r>
          </w:p>
        </w:tc>
      </w:tr>
      <w:tr w:rsidR="00370EF6" w14:paraId="04AA4B21" w14:textId="77777777" w:rsidTr="00CD278B">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70" w:author="Xolani Sibande" w:date="2023-11-29T09:19:00Z">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F8BBFB9"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71" w:author="Xolani Sibande" w:date="2023-11-29T09:19:00Z">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F470E2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Instalment sale agreements flexible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72" w:author="Xolani Sibande" w:date="2023-11-29T09:19:00Z">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3F7926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59.000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73" w:author="Xolani Sibande" w:date="2023-11-29T09:19:00Z">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BB7C91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d</w:t>
            </w:r>
          </w:p>
        </w:tc>
      </w:tr>
      <w:tr w:rsidR="00370EF6" w14:paraId="498C5B9C" w14:textId="77777777" w:rsidTr="00CD278B">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74" w:author="Xolani Sibande" w:date="2023-11-29T09:19:00Z">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410E777"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75" w:author="Xolani Sibande" w:date="2023-11-29T09:19:00Z">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78C75B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Instalment sale fixed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76" w:author="Xolani Sibande" w:date="2023-11-29T09:19:00Z">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28D54F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60.000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77" w:author="Xolani Sibande" w:date="2023-11-29T09:19:00Z">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300320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45B97DCC" w14:textId="77777777" w:rsidTr="00CD278B">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78" w:author="Xolani Sibande" w:date="2023-11-29T09:19:00Z">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8A34F6F"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79" w:author="Xolani Sibande" w:date="2023-11-29T09:19:00Z">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1C2B0E0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Leasing transactions flexible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80" w:author="Xolani Sibande" w:date="2023-11-29T09:19:00Z">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AC6A91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61.000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81" w:author="Xolani Sibande" w:date="2023-11-29T09:19:00Z">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251C32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d</w:t>
            </w:r>
          </w:p>
        </w:tc>
      </w:tr>
      <w:tr w:rsidR="00370EF6" w14:paraId="6A029DB7" w14:textId="77777777" w:rsidTr="00CD278B">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82" w:author="Xolani Sibande" w:date="2023-11-29T09:19:00Z">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781BDD0A"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83" w:author="Xolani Sibande" w:date="2023-11-29T09:19:00Z">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FFBB1F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Leasing transactions fixed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84" w:author="Xolani Sibande" w:date="2023-11-29T09:19:00Z">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5E7D30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62.000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85" w:author="Xolani Sibande" w:date="2023-11-29T09:19:00Z">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996D1F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0A6800E3" w14:textId="77777777" w:rsidTr="00CD278B">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86" w:author="Xolani Sibande" w:date="2023-11-29T09:19:00Z">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01696846"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87" w:author="Xolani Sibande" w:date="2023-11-29T09:19:00Z">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43D2036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Mortgage advances flexible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88" w:author="Xolani Sibande" w:date="2023-11-29T09:19:00Z">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AD91BD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63.000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89" w:author="Xolani Sibande" w:date="2023-11-29T09:19:00Z">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60E373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w:t>
            </w:r>
          </w:p>
        </w:tc>
      </w:tr>
      <w:tr w:rsidR="00370EF6" w14:paraId="52C51778" w14:textId="77777777" w:rsidTr="00CD278B">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90" w:author="Xolani Sibande" w:date="2023-11-29T09:19:00Z">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2F6ACC7"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91" w:author="Xolani Sibande" w:date="2023-11-29T09:19:00Z">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5C4F1D7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Mortgage advances fixed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92" w:author="Xolani Sibande" w:date="2023-11-29T09:19:00Z">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22B446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64.000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93" w:author="Xolani Sibande" w:date="2023-11-29T09:19:00Z">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0EB6D1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53FA3A84" w14:textId="77777777" w:rsidTr="00CD278B">
        <w:trPr>
          <w:trHeight w:hRule="exact" w:val="340"/>
        </w:trPr>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94" w:author="Xolani Sibande" w:date="2023-11-29T09:19:00Z">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6E224A0E"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95" w:author="Xolani Sibande" w:date="2023-11-29T09:19:00Z">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47FF7C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Credit cards</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96" w:author="Xolani Sibande" w:date="2023-11-29T09:19:00Z">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2C50FDA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65.000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Change w:id="2497" w:author="Xolani Sibande" w:date="2023-11-29T09:19:00Z">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tcPrChange>
          </w:tcPr>
          <w:p w14:paraId="3A1F0B1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e</w:t>
            </w:r>
          </w:p>
        </w:tc>
      </w:tr>
      <w:tr w:rsidR="00370EF6" w14:paraId="483A0D77" w14:textId="77777777" w:rsidTr="00CD278B">
        <w:trPr>
          <w:trHeight w:hRule="exact" w:val="340"/>
        </w:trPr>
        <w:tc>
          <w:tcPr>
            <w:tcW w:w="1106"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498" w:author="Xolani Sibande" w:date="2023-11-29T09:19:00Z">
              <w:tcPr>
                <w:tcW w:w="1106"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41A3B1C5"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499" w:author="Xolani Sibande" w:date="2023-11-29T09:19:00Z">
              <w:tcPr>
                <w:tcW w:w="1975"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3FE7A7E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930"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500" w:author="Xolani Sibande" w:date="2023-11-29T09:19:00Z">
              <w:tcPr>
                <w:tcW w:w="930"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35216B3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66.000</w:t>
            </w:r>
          </w:p>
        </w:tc>
        <w:tc>
          <w:tcPr>
            <w:tcW w:w="989"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Change w:id="2501" w:author="Xolani Sibande" w:date="2023-11-29T09:19:00Z">
              <w:tcPr>
                <w:tcW w:w="989"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tcPrChange>
          </w:tcPr>
          <w:p w14:paraId="5E1AE11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e</w:t>
            </w:r>
          </w:p>
        </w:tc>
      </w:tr>
    </w:tbl>
    <w:p w14:paraId="0A875621" w14:textId="77777777" w:rsidR="006906D2" w:rsidRDefault="006906D2">
      <w:pPr>
        <w:pStyle w:val="BodyText"/>
        <w:rPr>
          <w:ins w:id="2502" w:author="Xolani Sibande" w:date="2023-11-29T09:13:00Z"/>
        </w:rPr>
      </w:pPr>
    </w:p>
    <w:p w14:paraId="76236D76" w14:textId="005651A8" w:rsidR="00370EF6" w:rsidRDefault="00D00CD1">
      <w:pPr>
        <w:pStyle w:val="BodyText"/>
      </w:pPr>
      <w:r>
        <w:t>The six categories, therefore, are as follows:</w:t>
      </w:r>
    </w:p>
    <w:p w14:paraId="482B42E6" w14:textId="77777777" w:rsidR="00370EF6" w:rsidRDefault="00D00CD1">
      <w:pPr>
        <w:numPr>
          <w:ilvl w:val="0"/>
          <w:numId w:val="18"/>
        </w:numPr>
      </w:pPr>
      <w:r>
        <w:t>Non-financial corporate sector secured credit rate: Weighted average of items 49 + 51</w:t>
      </w:r>
    </w:p>
    <w:p w14:paraId="3EB25549" w14:textId="77777777" w:rsidR="00370EF6" w:rsidRDefault="00D00CD1">
      <w:pPr>
        <w:numPr>
          <w:ilvl w:val="0"/>
          <w:numId w:val="18"/>
        </w:numPr>
      </w:pPr>
      <w:r>
        <w:t>Non-financial corporate sector unsecured credit rate: Weighted average items 48 + 55 + 56</w:t>
      </w:r>
    </w:p>
    <w:p w14:paraId="5A7EA24A" w14:textId="77777777" w:rsidR="00370EF6" w:rsidRDefault="00D00CD1">
      <w:pPr>
        <w:numPr>
          <w:ilvl w:val="0"/>
          <w:numId w:val="18"/>
        </w:numPr>
      </w:pPr>
      <w:r>
        <w:t>Non-financial corporate sector mortgage rate: Item 53</w:t>
      </w:r>
    </w:p>
    <w:p w14:paraId="4724E9BE" w14:textId="77777777" w:rsidR="00370EF6" w:rsidRDefault="00D00CD1">
      <w:pPr>
        <w:numPr>
          <w:ilvl w:val="0"/>
          <w:numId w:val="18"/>
        </w:numPr>
      </w:pPr>
      <w:r>
        <w:t>Household sector secured credit rate: Weighted average of items 59 + 61</w:t>
      </w:r>
    </w:p>
    <w:p w14:paraId="6E27F756" w14:textId="77777777" w:rsidR="00370EF6" w:rsidRDefault="00D00CD1">
      <w:pPr>
        <w:numPr>
          <w:ilvl w:val="0"/>
          <w:numId w:val="18"/>
        </w:numPr>
      </w:pPr>
      <w:r>
        <w:t>Household sector unsecured credit rate: Weighted average of items 58 + 65 + 66</w:t>
      </w:r>
    </w:p>
    <w:p w14:paraId="0E488BDE" w14:textId="77777777" w:rsidR="00370EF6" w:rsidDel="00CD278B" w:rsidRDefault="00D00CD1">
      <w:pPr>
        <w:numPr>
          <w:ilvl w:val="0"/>
          <w:numId w:val="18"/>
        </w:numPr>
        <w:rPr>
          <w:del w:id="2503" w:author="Xolani Sibande" w:date="2023-11-29T09:19:00Z"/>
        </w:rPr>
      </w:pPr>
      <w:r>
        <w:t>Household sector residential mortgages: Item 63</w:t>
      </w:r>
    </w:p>
    <w:p w14:paraId="102A6D3D" w14:textId="77777777" w:rsidR="00370EF6" w:rsidRDefault="00D00CD1">
      <w:pPr>
        <w:numPr>
          <w:ilvl w:val="0"/>
          <w:numId w:val="18"/>
        </w:numPr>
        <w:pPrChange w:id="2504" w:author="Xolani Sibande" w:date="2023-11-29T09:19:00Z">
          <w:pPr/>
        </w:pPrChange>
      </w:pPr>
      <w:r>
        <w:br w:type="page"/>
      </w:r>
    </w:p>
    <w:p w14:paraId="05B01B6F" w14:textId="48762828" w:rsidR="00370EF6" w:rsidRDefault="0017052A" w:rsidP="00876958">
      <w:pPr>
        <w:pStyle w:val="Heading2"/>
      </w:pPr>
      <w:bookmarkStart w:id="2505" w:name="three-month-loans-growth-results"/>
      <w:bookmarkEnd w:id="2238"/>
      <w:r>
        <w:lastRenderedPageBreak/>
        <w:t>Appendix C</w:t>
      </w:r>
      <w:ins w:id="2506" w:author="Xolani Sibande" w:date="2023-11-29T08:30:00Z">
        <w:r w:rsidR="00876958">
          <w:t xml:space="preserve">: </w:t>
        </w:r>
      </w:ins>
      <w:del w:id="2507" w:author="Xolani Sibande" w:date="2023-11-29T08:30:00Z">
        <w:r w:rsidR="00D00CD1" w:rsidDel="00876958">
          <w:tab/>
        </w:r>
      </w:del>
      <w:r w:rsidR="00AE6F56">
        <w:t>Three-month</w:t>
      </w:r>
      <w:r w:rsidR="00D00CD1">
        <w:t xml:space="preserve"> loans growth results</w:t>
      </w:r>
    </w:p>
    <w:p w14:paraId="50193476" w14:textId="29BF0BDC" w:rsidR="00370EF6" w:rsidRPr="006906D2" w:rsidRDefault="00D00CD1">
      <w:pPr>
        <w:pStyle w:val="TableCaption"/>
        <w:rPr>
          <w:b/>
          <w:bCs/>
          <w:sz w:val="20"/>
          <w:rPrChange w:id="2508" w:author="Xolani Sibande" w:date="2023-11-29T09:13:00Z">
            <w:rPr/>
          </w:rPrChange>
        </w:rPr>
      </w:pPr>
      <w:r w:rsidRPr="006906D2">
        <w:rPr>
          <w:b/>
          <w:bCs/>
          <w:sz w:val="20"/>
          <w:rPrChange w:id="2509" w:author="Xolani Sibande" w:date="2023-11-29T09:13:00Z">
            <w:rPr/>
          </w:rPrChange>
        </w:rPr>
        <w:t xml:space="preserve">Table </w:t>
      </w:r>
      <w:r w:rsidR="0017052A" w:rsidRPr="006906D2">
        <w:rPr>
          <w:b/>
          <w:bCs/>
          <w:sz w:val="20"/>
          <w:rPrChange w:id="2510" w:author="Xolani Sibande" w:date="2023-11-29T09:13:00Z">
            <w:rPr/>
          </w:rPrChange>
        </w:rPr>
        <w:t>C.1</w:t>
      </w:r>
      <w:r w:rsidRPr="006906D2">
        <w:rPr>
          <w:b/>
          <w:bCs/>
          <w:sz w:val="20"/>
          <w:rPrChange w:id="2511" w:author="Xolani Sibande" w:date="2023-11-29T09:13:00Z">
            <w:rPr/>
          </w:rPrChange>
        </w:rPr>
        <w:t xml:space="preserve">: Household </w:t>
      </w:r>
      <w:del w:id="2512" w:author="Xolani Sibande" w:date="2023-11-29T09:30:00Z">
        <w:r w:rsidRPr="006906D2" w:rsidDel="00A12FCA">
          <w:rPr>
            <w:b/>
            <w:bCs/>
            <w:sz w:val="20"/>
            <w:rPrChange w:id="2513" w:author="Xolani Sibande" w:date="2023-11-29T09:13:00Z">
              <w:rPr/>
            </w:rPrChange>
          </w:rPr>
          <w:delText>3 month</w:delText>
        </w:r>
      </w:del>
      <w:ins w:id="2514" w:author="Xolani Sibande" w:date="2023-11-29T09:30:00Z">
        <w:r w:rsidR="00A12FCA" w:rsidRPr="00A12FCA">
          <w:rPr>
            <w:b/>
            <w:bCs/>
            <w:sz w:val="20"/>
          </w:rPr>
          <w:t>3-month</w:t>
        </w:r>
      </w:ins>
      <w:r w:rsidRPr="006906D2">
        <w:rPr>
          <w:b/>
          <w:bCs/>
          <w:sz w:val="20"/>
          <w:rPrChange w:id="2515" w:author="Xolani Sibande" w:date="2023-11-29T09:13:00Z">
            <w:rPr/>
          </w:rPrChange>
        </w:rPr>
        <w:t xml:space="preserve"> loan growth results</w:t>
      </w:r>
    </w:p>
    <w:tbl>
      <w:tblPr>
        <w:tblW w:w="5000" w:type="pct"/>
        <w:tblLook w:val="0420" w:firstRow="1" w:lastRow="0" w:firstColumn="0" w:lastColumn="0" w:noHBand="0" w:noVBand="1"/>
        <w:tblPrChange w:id="2516" w:author="Xolani Sibande" w:date="2023-11-29T09:20:00Z">
          <w:tblPr>
            <w:tblW w:w="5000" w:type="pct"/>
            <w:tblLook w:val="0420" w:firstRow="1" w:lastRow="0" w:firstColumn="0" w:lastColumn="0" w:noHBand="0" w:noVBand="1"/>
          </w:tblPr>
        </w:tblPrChange>
      </w:tblPr>
      <w:tblGrid>
        <w:gridCol w:w="3094"/>
        <w:gridCol w:w="1230"/>
        <w:gridCol w:w="1230"/>
        <w:gridCol w:w="1110"/>
        <w:gridCol w:w="1230"/>
        <w:gridCol w:w="1177"/>
        <w:tblGridChange w:id="2517">
          <w:tblGrid>
            <w:gridCol w:w="3094"/>
            <w:gridCol w:w="1230"/>
            <w:gridCol w:w="1230"/>
            <w:gridCol w:w="1110"/>
            <w:gridCol w:w="1230"/>
            <w:gridCol w:w="1177"/>
          </w:tblGrid>
        </w:tblGridChange>
      </w:tblGrid>
      <w:tr w:rsidR="00370EF6" w:rsidRPr="00876958" w14:paraId="3EE950E4" w14:textId="77777777" w:rsidTr="00CD278B">
        <w:trPr>
          <w:trHeight w:hRule="exact" w:val="340"/>
          <w:tblHeader/>
          <w:trPrChange w:id="2518" w:author="Xolani Sibande" w:date="2023-11-29T09:20:00Z">
            <w:trPr>
              <w:tblHeader/>
            </w:trPr>
          </w:trPrChange>
        </w:trPr>
        <w:tc>
          <w:tcPr>
            <w:tcW w:w="170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519" w:author="Xolani Sibande" w:date="2023-11-29T09:20:00Z">
              <w:tcPr>
                <w:tcW w:w="170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1FE631D"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520" w:author="Xolani Sibande" w:date="2023-11-29T08:31:00Z">
                  <w:rPr>
                    <w:sz w:val="18"/>
                    <w:szCs w:val="18"/>
                  </w:rPr>
                </w:rPrChange>
              </w:rPr>
            </w:pPr>
            <m:oMathPara>
              <m:oMath>
                <m:r>
                  <w:rPr>
                    <w:rFonts w:ascii="Cambria Math" w:hAnsi="Cambria Math"/>
                    <w:sz w:val="16"/>
                    <w:szCs w:val="16"/>
                    <w:rPrChange w:id="2521" w:author="Xolani Sibande" w:date="2023-11-29T08:31:00Z">
                      <w:rPr>
                        <w:rFonts w:ascii="Cambria Math" w:hAnsi="Cambria Math"/>
                        <w:sz w:val="18"/>
                        <w:szCs w:val="18"/>
                      </w:rPr>
                    </w:rPrChange>
                  </w:rPr>
                  <m:t>Dep</m:t>
                </m:r>
                <m:r>
                  <m:rPr>
                    <m:sty m:val="p"/>
                  </m:rPr>
                  <w:rPr>
                    <w:rFonts w:ascii="Cambria Math" w:hAnsi="Cambria Math"/>
                    <w:sz w:val="16"/>
                    <w:szCs w:val="16"/>
                    <w:rPrChange w:id="2522" w:author="Xolani Sibande" w:date="2023-11-29T08:31:00Z">
                      <w:rPr>
                        <w:rFonts w:ascii="Cambria Math" w:hAnsi="Cambria Math"/>
                        <w:sz w:val="18"/>
                        <w:szCs w:val="18"/>
                      </w:rPr>
                    </w:rPrChange>
                  </w:rPr>
                  <m:t>.</m:t>
                </m:r>
                <m:r>
                  <w:rPr>
                    <w:rFonts w:ascii="Cambria Math" w:hAnsi="Cambria Math"/>
                    <w:sz w:val="16"/>
                    <w:szCs w:val="16"/>
                    <w:rPrChange w:id="2523" w:author="Xolani Sibande" w:date="2023-11-29T08:31:00Z">
                      <w:rPr>
                        <w:rFonts w:ascii="Cambria Math" w:hAnsi="Cambria Math"/>
                        <w:sz w:val="18"/>
                        <w:szCs w:val="18"/>
                      </w:rPr>
                    </w:rPrChange>
                  </w:rPr>
                  <m:t>Var:</m:t>
                </m:r>
                <m:r>
                  <m:rPr>
                    <m:sty m:val="p"/>
                  </m:rPr>
                  <w:rPr>
                    <w:rFonts w:ascii="Cambria Math" w:hAnsi="Cambria Math"/>
                    <w:sz w:val="16"/>
                    <w:szCs w:val="16"/>
                    <w:rPrChange w:id="2524" w:author="Xolani Sibande" w:date="2023-11-29T08:31:00Z">
                      <w:rPr>
                        <w:rFonts w:ascii="Cambria Math" w:hAnsi="Cambria Math"/>
                        <w:sz w:val="18"/>
                        <w:szCs w:val="18"/>
                      </w:rPr>
                    </w:rPrChange>
                  </w:rPr>
                  <m:t>Δ</m:t>
                </m:r>
                <m:r>
                  <w:rPr>
                    <w:rFonts w:ascii="Cambria Math" w:hAnsi="Cambria Math"/>
                    <w:sz w:val="16"/>
                    <w:szCs w:val="16"/>
                    <w:rPrChange w:id="2525" w:author="Xolani Sibande" w:date="2023-11-29T08:31:00Z">
                      <w:rPr>
                        <w:rFonts w:ascii="Cambria Math" w:hAnsi="Cambria Math"/>
                        <w:sz w:val="18"/>
                        <w:szCs w:val="18"/>
                      </w:rPr>
                    </w:rPrChange>
                  </w:rPr>
                  <m:t>LOA</m:t>
                </m:r>
                <m:sSub>
                  <m:sSubPr>
                    <m:ctrlPr>
                      <w:rPr>
                        <w:rFonts w:ascii="Cambria Math" w:hAnsi="Cambria Math"/>
                        <w:sz w:val="16"/>
                        <w:szCs w:val="16"/>
                      </w:rPr>
                    </m:ctrlPr>
                  </m:sSubPr>
                  <m:e>
                    <m:r>
                      <w:rPr>
                        <w:rFonts w:ascii="Cambria Math" w:hAnsi="Cambria Math"/>
                        <w:sz w:val="16"/>
                        <w:szCs w:val="16"/>
                        <w:rPrChange w:id="2526" w:author="Xolani Sibande" w:date="2023-11-29T08:31:00Z">
                          <w:rPr>
                            <w:rFonts w:ascii="Cambria Math" w:hAnsi="Cambria Math"/>
                            <w:sz w:val="18"/>
                            <w:szCs w:val="18"/>
                          </w:rPr>
                        </w:rPrChange>
                      </w:rPr>
                      <m:t>N</m:t>
                    </m:r>
                  </m:e>
                  <m:sub>
                    <m:r>
                      <w:rPr>
                        <w:rFonts w:ascii="Cambria Math" w:hAnsi="Cambria Math"/>
                        <w:sz w:val="16"/>
                        <w:szCs w:val="16"/>
                        <w:rPrChange w:id="2527" w:author="Xolani Sibande" w:date="2023-11-29T08:31:00Z">
                          <w:rPr>
                            <w:rFonts w:ascii="Cambria Math" w:hAnsi="Cambria Math"/>
                            <w:sz w:val="18"/>
                            <w:szCs w:val="18"/>
                          </w:rPr>
                        </w:rPrChange>
                      </w:rPr>
                      <m:t>t,t-3</m:t>
                    </m:r>
                  </m:sub>
                </m:sSub>
              </m:oMath>
            </m:oMathPara>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528" w:author="Xolani Sibande" w:date="2023-11-29T09:20:00Z">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72D3DFB"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29" w:author="Xolani Sibande" w:date="2023-11-29T08:31:00Z">
                  <w:rPr>
                    <w:sz w:val="18"/>
                    <w:szCs w:val="18"/>
                  </w:rPr>
                </w:rPrChange>
              </w:rPr>
            </w:pPr>
            <w:r w:rsidRPr="00876958">
              <w:rPr>
                <w:rFonts w:eastAsia="Helvetica" w:hAnsi="Helvetica" w:cs="Helvetica"/>
                <w:color w:val="000000"/>
                <w:sz w:val="16"/>
                <w:szCs w:val="16"/>
                <w:rPrChange w:id="2530" w:author="Xolani Sibande" w:date="2023-11-29T08:31:00Z">
                  <w:rPr>
                    <w:rFonts w:eastAsia="Helvetica" w:hAnsi="Helvetica" w:cs="Helvetica"/>
                    <w:color w:val="000000"/>
                    <w:sz w:val="18"/>
                    <w:szCs w:val="18"/>
                  </w:rPr>
                </w:rPrChange>
              </w:rPr>
              <w:t>(1)</w:t>
            </w: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531" w:author="Xolani Sibande" w:date="2023-11-29T09:20:00Z">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DAF9622"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32" w:author="Xolani Sibande" w:date="2023-11-29T08:31:00Z">
                  <w:rPr>
                    <w:sz w:val="18"/>
                    <w:szCs w:val="18"/>
                  </w:rPr>
                </w:rPrChange>
              </w:rPr>
            </w:pPr>
            <w:r w:rsidRPr="00876958">
              <w:rPr>
                <w:rFonts w:eastAsia="Helvetica" w:hAnsi="Helvetica" w:cs="Helvetica"/>
                <w:color w:val="000000"/>
                <w:sz w:val="16"/>
                <w:szCs w:val="16"/>
                <w:rPrChange w:id="2533" w:author="Xolani Sibande" w:date="2023-11-29T08:31:00Z">
                  <w:rPr>
                    <w:rFonts w:eastAsia="Helvetica" w:hAnsi="Helvetica" w:cs="Helvetica"/>
                    <w:color w:val="000000"/>
                    <w:sz w:val="18"/>
                    <w:szCs w:val="18"/>
                  </w:rPr>
                </w:rPrChange>
              </w:rPr>
              <w:t>(2)</w:t>
            </w:r>
          </w:p>
        </w:tc>
        <w:tc>
          <w:tcPr>
            <w:tcW w:w="612"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534" w:author="Xolani Sibande" w:date="2023-11-29T09:20:00Z">
              <w:tcPr>
                <w:tcW w:w="612"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41F68EC"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35" w:author="Xolani Sibande" w:date="2023-11-29T08:31:00Z">
                  <w:rPr>
                    <w:sz w:val="18"/>
                    <w:szCs w:val="18"/>
                  </w:rPr>
                </w:rPrChange>
              </w:rPr>
            </w:pPr>
            <w:r w:rsidRPr="00876958">
              <w:rPr>
                <w:rFonts w:eastAsia="Helvetica" w:hAnsi="Helvetica" w:cs="Helvetica"/>
                <w:color w:val="000000"/>
                <w:sz w:val="16"/>
                <w:szCs w:val="16"/>
                <w:rPrChange w:id="2536" w:author="Xolani Sibande" w:date="2023-11-29T08:31:00Z">
                  <w:rPr>
                    <w:rFonts w:eastAsia="Helvetica" w:hAnsi="Helvetica" w:cs="Helvetica"/>
                    <w:color w:val="000000"/>
                    <w:sz w:val="18"/>
                    <w:szCs w:val="18"/>
                  </w:rPr>
                </w:rPrChange>
              </w:rPr>
              <w:t>(3)</w:t>
            </w: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537" w:author="Xolani Sibande" w:date="2023-11-29T09:20:00Z">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4090605"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38" w:author="Xolani Sibande" w:date="2023-11-29T08:31:00Z">
                  <w:rPr>
                    <w:sz w:val="18"/>
                    <w:szCs w:val="18"/>
                  </w:rPr>
                </w:rPrChange>
              </w:rPr>
            </w:pPr>
            <w:r w:rsidRPr="00876958">
              <w:rPr>
                <w:rFonts w:eastAsia="Helvetica" w:hAnsi="Helvetica" w:cs="Helvetica"/>
                <w:color w:val="000000"/>
                <w:sz w:val="16"/>
                <w:szCs w:val="16"/>
                <w:rPrChange w:id="2539" w:author="Xolani Sibande" w:date="2023-11-29T08:31:00Z">
                  <w:rPr>
                    <w:rFonts w:eastAsia="Helvetica" w:hAnsi="Helvetica" w:cs="Helvetica"/>
                    <w:color w:val="000000"/>
                    <w:sz w:val="18"/>
                    <w:szCs w:val="18"/>
                  </w:rPr>
                </w:rPrChange>
              </w:rPr>
              <w:t>(4)</w:t>
            </w:r>
          </w:p>
        </w:tc>
        <w:tc>
          <w:tcPr>
            <w:tcW w:w="650"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540" w:author="Xolani Sibande" w:date="2023-11-29T09:20:00Z">
              <w:tcPr>
                <w:tcW w:w="650"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6938B0F3"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41" w:author="Xolani Sibande" w:date="2023-11-29T08:31:00Z">
                  <w:rPr>
                    <w:sz w:val="18"/>
                    <w:szCs w:val="18"/>
                  </w:rPr>
                </w:rPrChange>
              </w:rPr>
            </w:pPr>
            <w:r w:rsidRPr="00876958">
              <w:rPr>
                <w:rFonts w:eastAsia="Helvetica" w:hAnsi="Helvetica" w:cs="Helvetica"/>
                <w:color w:val="000000"/>
                <w:sz w:val="16"/>
                <w:szCs w:val="16"/>
                <w:rPrChange w:id="2542" w:author="Xolani Sibande" w:date="2023-11-29T08:31:00Z">
                  <w:rPr>
                    <w:rFonts w:eastAsia="Helvetica" w:hAnsi="Helvetica" w:cs="Helvetica"/>
                    <w:color w:val="000000"/>
                    <w:sz w:val="18"/>
                    <w:szCs w:val="18"/>
                  </w:rPr>
                </w:rPrChange>
              </w:rPr>
              <w:t>(5)</w:t>
            </w:r>
          </w:p>
        </w:tc>
      </w:tr>
      <w:tr w:rsidR="00370EF6" w:rsidRPr="00876958" w14:paraId="6EAA1856" w14:textId="77777777" w:rsidTr="00CD278B">
        <w:trPr>
          <w:trHeight w:hRule="exact" w:val="340"/>
        </w:trPr>
        <w:tc>
          <w:tcPr>
            <w:tcW w:w="170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543" w:author="Xolani Sibande" w:date="2023-11-29T09:20:00Z">
              <w:tcPr>
                <w:tcW w:w="170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7D102E9"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544" w:author="Xolani Sibande" w:date="2023-11-29T08:31:00Z">
                  <w:rPr>
                    <w:sz w:val="18"/>
                    <w:szCs w:val="18"/>
                  </w:rPr>
                </w:rPrChange>
              </w:rPr>
            </w:pPr>
            <w:r w:rsidRPr="00876958">
              <w:rPr>
                <w:rFonts w:eastAsia="Helvetica" w:hAnsi="Helvetica" w:cs="Helvetica"/>
                <w:b/>
                <w:color w:val="000000"/>
                <w:sz w:val="16"/>
                <w:szCs w:val="16"/>
                <w:rPrChange w:id="2545" w:author="Xolani Sibande" w:date="2023-11-29T08:31:00Z">
                  <w:rPr>
                    <w:rFonts w:eastAsia="Helvetica" w:hAnsi="Helvetica" w:cs="Helvetica"/>
                    <w:b/>
                    <w:color w:val="000000"/>
                    <w:sz w:val="18"/>
                    <w:szCs w:val="18"/>
                  </w:rPr>
                </w:rPrChange>
              </w:rPr>
              <w:t>Household secured credit model</w:t>
            </w: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546" w:author="Xolani Sibande" w:date="2023-11-29T09:20:00Z">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8697471"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47" w:author="Xolani Sibande" w:date="2023-11-29T08:31:00Z">
                  <w:rPr>
                    <w:sz w:val="18"/>
                    <w:szCs w:val="18"/>
                  </w:rPr>
                </w:rPrChange>
              </w:rPr>
            </w:pP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548" w:author="Xolani Sibande" w:date="2023-11-29T09:20:00Z">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0A4FE0D"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49" w:author="Xolani Sibande" w:date="2023-11-29T08:31:00Z">
                  <w:rPr>
                    <w:sz w:val="18"/>
                    <w:szCs w:val="18"/>
                  </w:rPr>
                </w:rPrChange>
              </w:rPr>
            </w:pPr>
          </w:p>
        </w:tc>
        <w:tc>
          <w:tcPr>
            <w:tcW w:w="612"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550" w:author="Xolani Sibande" w:date="2023-11-29T09:20:00Z">
              <w:tcPr>
                <w:tcW w:w="612"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4B2FAE3"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51" w:author="Xolani Sibande" w:date="2023-11-29T08:31:00Z">
                  <w:rPr>
                    <w:sz w:val="18"/>
                    <w:szCs w:val="18"/>
                  </w:rPr>
                </w:rPrChange>
              </w:rPr>
            </w:pP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552" w:author="Xolani Sibande" w:date="2023-11-29T09:20:00Z">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14F98DB"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53" w:author="Xolani Sibande" w:date="2023-11-29T08:31:00Z">
                  <w:rPr>
                    <w:sz w:val="18"/>
                    <w:szCs w:val="18"/>
                  </w:rPr>
                </w:rPrChange>
              </w:rPr>
            </w:pPr>
          </w:p>
        </w:tc>
        <w:tc>
          <w:tcPr>
            <w:tcW w:w="650"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554" w:author="Xolani Sibande" w:date="2023-11-29T09:20:00Z">
              <w:tcPr>
                <w:tcW w:w="650"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65A7BA7C"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55" w:author="Xolani Sibande" w:date="2023-11-29T08:31:00Z">
                  <w:rPr>
                    <w:sz w:val="18"/>
                    <w:szCs w:val="18"/>
                  </w:rPr>
                </w:rPrChange>
              </w:rPr>
            </w:pPr>
          </w:p>
        </w:tc>
      </w:tr>
      <w:tr w:rsidR="00370EF6" w:rsidRPr="00876958" w14:paraId="06399198" w14:textId="77777777" w:rsidTr="00CD278B">
        <w:trPr>
          <w:trHeight w:hRule="exact" w:val="340"/>
        </w:trPr>
        <w:tc>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56" w:author="Xolani Sibande" w:date="2023-11-29T09:20:00Z">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E749920"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557" w:author="Xolani Sibande" w:date="2023-11-29T08:31:00Z">
                  <w:rPr>
                    <w:sz w:val="18"/>
                    <w:szCs w:val="18"/>
                  </w:rPr>
                </w:rPrChange>
              </w:rPr>
            </w:pPr>
            <m:oMathPara>
              <m:oMath>
                <m:r>
                  <m:rPr>
                    <m:sty m:val="p"/>
                  </m:rPr>
                  <w:rPr>
                    <w:rFonts w:ascii="Cambria Math" w:hAnsi="Cambria Math"/>
                    <w:sz w:val="16"/>
                    <w:szCs w:val="16"/>
                    <w:rPrChange w:id="2558" w:author="Xolani Sibande" w:date="2023-11-29T08:31:00Z">
                      <w:rPr>
                        <w:rFonts w:ascii="Cambria Math" w:hAnsi="Cambria Math"/>
                        <w:sz w:val="18"/>
                        <w:szCs w:val="18"/>
                      </w:rPr>
                    </w:rPrChange>
                  </w:rPr>
                  <m:t>Δ</m:t>
                </m:r>
                <m:r>
                  <w:rPr>
                    <w:rFonts w:ascii="Cambria Math" w:hAnsi="Cambria Math"/>
                    <w:sz w:val="16"/>
                    <w:szCs w:val="16"/>
                    <w:rPrChange w:id="2559" w:author="Xolani Sibande" w:date="2023-11-29T08:31: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2560" w:author="Xolani Sibande" w:date="2023-11-29T08:31:00Z">
                          <w:rPr>
                            <w:rFonts w:ascii="Cambria Math" w:hAnsi="Cambria Math"/>
                            <w:sz w:val="18"/>
                            <w:szCs w:val="18"/>
                          </w:rPr>
                        </w:rPrChange>
                      </w:rPr>
                      <m:t>R</m:t>
                    </m:r>
                  </m:e>
                  <m:sub>
                    <m:r>
                      <w:rPr>
                        <w:rFonts w:ascii="Cambria Math" w:hAnsi="Cambria Math"/>
                        <w:sz w:val="16"/>
                        <w:szCs w:val="16"/>
                        <w:rPrChange w:id="2561" w:author="Xolani Sibande" w:date="2023-11-29T08:31:00Z">
                          <w:rPr>
                            <w:rFonts w:ascii="Cambria Math" w:hAnsi="Cambria Math"/>
                            <w:sz w:val="18"/>
                            <w:szCs w:val="18"/>
                          </w:rPr>
                        </w:rPrChange>
                      </w:rPr>
                      <m:t>t,t-1</m:t>
                    </m:r>
                  </m:sub>
                </m:sSub>
              </m:oMath>
            </m:oMathPara>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62" w:author="Xolani Sibande" w:date="2023-11-29T09:20:00Z">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A231A19"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63" w:author="Xolani Sibande" w:date="2023-11-29T08:31:00Z">
                  <w:rPr>
                    <w:sz w:val="18"/>
                    <w:szCs w:val="18"/>
                  </w:rPr>
                </w:rPrChange>
              </w:rPr>
            </w:pPr>
            <w:r w:rsidRPr="00876958">
              <w:rPr>
                <w:rFonts w:eastAsia="Helvetica" w:hAnsi="Helvetica" w:cs="Helvetica"/>
                <w:color w:val="000000"/>
                <w:sz w:val="16"/>
                <w:szCs w:val="16"/>
                <w:rPrChange w:id="2564" w:author="Xolani Sibande" w:date="2023-11-29T08:31:00Z">
                  <w:rPr>
                    <w:rFonts w:eastAsia="Helvetica" w:hAnsi="Helvetica" w:cs="Helvetica"/>
                    <w:color w:val="000000"/>
                    <w:sz w:val="18"/>
                    <w:szCs w:val="18"/>
                  </w:rPr>
                </w:rPrChange>
              </w:rPr>
              <w:t>-0.0094***</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65" w:author="Xolani Sibande" w:date="2023-11-29T09:20:00Z">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FACF0C6"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66" w:author="Xolani Sibande" w:date="2023-11-29T08:31:00Z">
                  <w:rPr>
                    <w:sz w:val="18"/>
                    <w:szCs w:val="18"/>
                  </w:rPr>
                </w:rPrChange>
              </w:rPr>
            </w:pPr>
            <w:r w:rsidRPr="00876958">
              <w:rPr>
                <w:rFonts w:eastAsia="Helvetica" w:hAnsi="Helvetica" w:cs="Helvetica"/>
                <w:color w:val="000000"/>
                <w:sz w:val="16"/>
                <w:szCs w:val="16"/>
                <w:rPrChange w:id="2567" w:author="Xolani Sibande" w:date="2023-11-29T08:31:00Z">
                  <w:rPr>
                    <w:rFonts w:eastAsia="Helvetica" w:hAnsi="Helvetica" w:cs="Helvetica"/>
                    <w:color w:val="000000"/>
                    <w:sz w:val="18"/>
                    <w:szCs w:val="18"/>
                  </w:rPr>
                </w:rPrChange>
              </w:rPr>
              <w:t>-0.0096***</w:t>
            </w:r>
          </w:p>
        </w:tc>
        <w:tc>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68" w:author="Xolani Sibande" w:date="2023-11-29T09:20:00Z">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89D9E8A"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69" w:author="Xolani Sibande" w:date="2023-11-29T08:31:00Z">
                  <w:rPr>
                    <w:sz w:val="18"/>
                    <w:szCs w:val="18"/>
                  </w:rPr>
                </w:rPrChange>
              </w:rPr>
            </w:pPr>
            <w:r w:rsidRPr="00876958">
              <w:rPr>
                <w:rFonts w:eastAsia="Helvetica" w:hAnsi="Helvetica" w:cs="Helvetica"/>
                <w:color w:val="000000"/>
                <w:sz w:val="16"/>
                <w:szCs w:val="16"/>
                <w:rPrChange w:id="2570" w:author="Xolani Sibande" w:date="2023-11-29T08:31:00Z">
                  <w:rPr>
                    <w:rFonts w:eastAsia="Helvetica" w:hAnsi="Helvetica" w:cs="Helvetica"/>
                    <w:color w:val="000000"/>
                    <w:sz w:val="18"/>
                    <w:szCs w:val="18"/>
                  </w:rPr>
                </w:rPrChange>
              </w:rPr>
              <w:t>-0.0061*</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71" w:author="Xolani Sibande" w:date="2023-11-29T09:20:00Z">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1D80054"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72" w:author="Xolani Sibande" w:date="2023-11-29T08:31:00Z">
                  <w:rPr>
                    <w:sz w:val="18"/>
                    <w:szCs w:val="18"/>
                  </w:rPr>
                </w:rPrChange>
              </w:rPr>
            </w:pPr>
            <w:r w:rsidRPr="00876958">
              <w:rPr>
                <w:rFonts w:eastAsia="Helvetica" w:hAnsi="Helvetica" w:cs="Helvetica"/>
                <w:color w:val="000000"/>
                <w:sz w:val="16"/>
                <w:szCs w:val="16"/>
                <w:rPrChange w:id="2573" w:author="Xolani Sibande" w:date="2023-11-29T08:31:00Z">
                  <w:rPr>
                    <w:rFonts w:eastAsia="Helvetica" w:hAnsi="Helvetica" w:cs="Helvetica"/>
                    <w:color w:val="000000"/>
                    <w:sz w:val="18"/>
                    <w:szCs w:val="18"/>
                  </w:rPr>
                </w:rPrChange>
              </w:rPr>
              <w:t>-0.0076***</w:t>
            </w:r>
          </w:p>
        </w:tc>
        <w:tc>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74" w:author="Xolani Sibande" w:date="2023-11-29T09:20:00Z">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6917B72"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75" w:author="Xolani Sibande" w:date="2023-11-29T08:31:00Z">
                  <w:rPr>
                    <w:sz w:val="18"/>
                    <w:szCs w:val="18"/>
                  </w:rPr>
                </w:rPrChange>
              </w:rPr>
            </w:pPr>
            <w:r w:rsidRPr="00876958">
              <w:rPr>
                <w:rFonts w:eastAsia="Helvetica" w:hAnsi="Helvetica" w:cs="Helvetica"/>
                <w:color w:val="000000"/>
                <w:sz w:val="16"/>
                <w:szCs w:val="16"/>
                <w:rPrChange w:id="2576" w:author="Xolani Sibande" w:date="2023-11-29T08:31:00Z">
                  <w:rPr>
                    <w:rFonts w:eastAsia="Helvetica" w:hAnsi="Helvetica" w:cs="Helvetica"/>
                    <w:color w:val="000000"/>
                    <w:sz w:val="18"/>
                    <w:szCs w:val="18"/>
                  </w:rPr>
                </w:rPrChange>
              </w:rPr>
              <w:t>-0.0041</w:t>
            </w:r>
          </w:p>
        </w:tc>
      </w:tr>
      <w:tr w:rsidR="00370EF6" w:rsidRPr="00876958" w14:paraId="20A70FBC"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77"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9932B24"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578"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79"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DEAE363"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80" w:author="Xolani Sibande" w:date="2023-11-29T08:31:00Z">
                  <w:rPr>
                    <w:sz w:val="18"/>
                    <w:szCs w:val="18"/>
                  </w:rPr>
                </w:rPrChange>
              </w:rPr>
            </w:pPr>
            <w:r w:rsidRPr="00876958">
              <w:rPr>
                <w:rFonts w:eastAsia="Helvetica" w:hAnsi="Helvetica" w:cs="Helvetica"/>
                <w:color w:val="000000"/>
                <w:sz w:val="16"/>
                <w:szCs w:val="16"/>
                <w:rPrChange w:id="2581" w:author="Xolani Sibande" w:date="2023-11-29T08:31:00Z">
                  <w:rPr>
                    <w:rFonts w:eastAsia="Helvetica" w:hAnsi="Helvetica" w:cs="Helvetica"/>
                    <w:color w:val="000000"/>
                    <w:sz w:val="18"/>
                    <w:szCs w:val="18"/>
                  </w:rPr>
                </w:rPrChange>
              </w:rPr>
              <w:t>(0.0030)</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82"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722289A"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83" w:author="Xolani Sibande" w:date="2023-11-29T08:31:00Z">
                  <w:rPr>
                    <w:sz w:val="18"/>
                    <w:szCs w:val="18"/>
                  </w:rPr>
                </w:rPrChange>
              </w:rPr>
            </w:pPr>
            <w:r w:rsidRPr="00876958">
              <w:rPr>
                <w:rFonts w:eastAsia="Helvetica" w:hAnsi="Helvetica" w:cs="Helvetica"/>
                <w:color w:val="000000"/>
                <w:sz w:val="16"/>
                <w:szCs w:val="16"/>
                <w:rPrChange w:id="2584" w:author="Xolani Sibande" w:date="2023-11-29T08:31:00Z">
                  <w:rPr>
                    <w:rFonts w:eastAsia="Helvetica" w:hAnsi="Helvetica" w:cs="Helvetica"/>
                    <w:color w:val="000000"/>
                    <w:sz w:val="18"/>
                    <w:szCs w:val="18"/>
                  </w:rPr>
                </w:rPrChange>
              </w:rPr>
              <w:t>(0.0028)</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85"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47C7B68"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86" w:author="Xolani Sibande" w:date="2023-11-29T08:31:00Z">
                  <w:rPr>
                    <w:sz w:val="18"/>
                    <w:szCs w:val="18"/>
                  </w:rPr>
                </w:rPrChange>
              </w:rPr>
            </w:pPr>
            <w:r w:rsidRPr="00876958">
              <w:rPr>
                <w:rFonts w:eastAsia="Helvetica" w:hAnsi="Helvetica" w:cs="Helvetica"/>
                <w:color w:val="000000"/>
                <w:sz w:val="16"/>
                <w:szCs w:val="16"/>
                <w:rPrChange w:id="2587" w:author="Xolani Sibande" w:date="2023-11-29T08:31:00Z">
                  <w:rPr>
                    <w:rFonts w:eastAsia="Helvetica" w:hAnsi="Helvetica" w:cs="Helvetica"/>
                    <w:color w:val="000000"/>
                    <w:sz w:val="18"/>
                    <w:szCs w:val="18"/>
                  </w:rPr>
                </w:rPrChange>
              </w:rPr>
              <w:t>(0.0034)</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88"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69707FE"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89" w:author="Xolani Sibande" w:date="2023-11-29T08:31:00Z">
                  <w:rPr>
                    <w:sz w:val="18"/>
                    <w:szCs w:val="18"/>
                  </w:rPr>
                </w:rPrChange>
              </w:rPr>
            </w:pPr>
            <w:r w:rsidRPr="00876958">
              <w:rPr>
                <w:rFonts w:eastAsia="Helvetica" w:hAnsi="Helvetica" w:cs="Helvetica"/>
                <w:color w:val="000000"/>
                <w:sz w:val="16"/>
                <w:szCs w:val="16"/>
                <w:rPrChange w:id="2590" w:author="Xolani Sibande" w:date="2023-11-29T08:31:00Z">
                  <w:rPr>
                    <w:rFonts w:eastAsia="Helvetica" w:hAnsi="Helvetica" w:cs="Helvetica"/>
                    <w:color w:val="000000"/>
                    <w:sz w:val="18"/>
                    <w:szCs w:val="18"/>
                  </w:rPr>
                </w:rPrChange>
              </w:rPr>
              <w:t>(0.0017)</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91"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1A727D"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592" w:author="Xolani Sibande" w:date="2023-11-29T08:31:00Z">
                  <w:rPr>
                    <w:sz w:val="18"/>
                    <w:szCs w:val="18"/>
                  </w:rPr>
                </w:rPrChange>
              </w:rPr>
            </w:pPr>
            <w:r w:rsidRPr="00876958">
              <w:rPr>
                <w:rFonts w:eastAsia="Helvetica" w:hAnsi="Helvetica" w:cs="Helvetica"/>
                <w:color w:val="000000"/>
                <w:sz w:val="16"/>
                <w:szCs w:val="16"/>
                <w:rPrChange w:id="2593" w:author="Xolani Sibande" w:date="2023-11-29T08:31:00Z">
                  <w:rPr>
                    <w:rFonts w:eastAsia="Helvetica" w:hAnsi="Helvetica" w:cs="Helvetica"/>
                    <w:color w:val="000000"/>
                    <w:sz w:val="18"/>
                    <w:szCs w:val="18"/>
                  </w:rPr>
                </w:rPrChange>
              </w:rPr>
              <w:t>(0.0033)</w:t>
            </w:r>
          </w:p>
        </w:tc>
      </w:tr>
      <w:tr w:rsidR="00370EF6" w:rsidRPr="00876958" w14:paraId="71E078BC"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594"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4136F78"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595" w:author="Xolani Sibande" w:date="2023-11-29T08:31:00Z">
                  <w:rPr>
                    <w:sz w:val="18"/>
                    <w:szCs w:val="18"/>
                  </w:rPr>
                </w:rPrChange>
              </w:rPr>
            </w:pPr>
            <m:oMathPara>
              <m:oMath>
                <m:r>
                  <m:rPr>
                    <m:sty m:val="p"/>
                  </m:rPr>
                  <w:rPr>
                    <w:rFonts w:ascii="Cambria Math" w:hAnsi="Cambria Math"/>
                    <w:sz w:val="16"/>
                    <w:szCs w:val="16"/>
                    <w:rPrChange w:id="2596" w:author="Xolani Sibande" w:date="2023-11-29T08:31:00Z">
                      <w:rPr>
                        <w:rFonts w:ascii="Cambria Math" w:hAnsi="Cambria Math"/>
                        <w:sz w:val="18"/>
                        <w:szCs w:val="18"/>
                      </w:rPr>
                    </w:rPrChange>
                  </w:rPr>
                  <m:t>Δ</m:t>
                </m:r>
                <m:r>
                  <w:rPr>
                    <w:rFonts w:ascii="Cambria Math" w:hAnsi="Cambria Math"/>
                    <w:sz w:val="16"/>
                    <w:szCs w:val="16"/>
                    <w:rPrChange w:id="2597" w:author="Xolani Sibande" w:date="2023-11-29T08:31: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2598" w:author="Xolani Sibande" w:date="2023-11-29T08:31:00Z">
                          <w:rPr>
                            <w:rFonts w:ascii="Cambria Math" w:hAnsi="Cambria Math"/>
                            <w:sz w:val="18"/>
                            <w:szCs w:val="18"/>
                          </w:rPr>
                        </w:rPrChange>
                      </w:rPr>
                      <m:t>S</m:t>
                    </m:r>
                  </m:e>
                  <m:sub>
                    <m:r>
                      <w:rPr>
                        <w:rFonts w:ascii="Cambria Math" w:hAnsi="Cambria Math"/>
                        <w:sz w:val="16"/>
                        <w:szCs w:val="16"/>
                        <w:rPrChange w:id="2599" w:author="Xolani Sibande" w:date="2023-11-29T08:31:00Z">
                          <w:rPr>
                            <w:rFonts w:ascii="Cambria Math" w:hAnsi="Cambria Math"/>
                            <w:sz w:val="18"/>
                            <w:szCs w:val="18"/>
                          </w:rPr>
                        </w:rPrChange>
                      </w:rPr>
                      <m:t>t,t-1</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00"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8A83612"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01"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02"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82F2476"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03" w:author="Xolani Sibande" w:date="2023-11-29T08:31:00Z">
                  <w:rPr>
                    <w:sz w:val="18"/>
                    <w:szCs w:val="18"/>
                  </w:rPr>
                </w:rPrChange>
              </w:rPr>
            </w:pPr>
            <w:r w:rsidRPr="00876958">
              <w:rPr>
                <w:rFonts w:eastAsia="Helvetica" w:hAnsi="Helvetica" w:cs="Helvetica"/>
                <w:color w:val="000000"/>
                <w:sz w:val="16"/>
                <w:szCs w:val="16"/>
                <w:rPrChange w:id="2604" w:author="Xolani Sibande" w:date="2023-11-29T08:31:00Z">
                  <w:rPr>
                    <w:rFonts w:eastAsia="Helvetica" w:hAnsi="Helvetica" w:cs="Helvetica"/>
                    <w:color w:val="000000"/>
                    <w:sz w:val="18"/>
                    <w:szCs w:val="18"/>
                  </w:rPr>
                </w:rPrChange>
              </w:rPr>
              <w:t>-0.1009</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05"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3968721"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06" w:author="Xolani Sibande" w:date="2023-11-29T08:31:00Z">
                  <w:rPr>
                    <w:sz w:val="18"/>
                    <w:szCs w:val="18"/>
                  </w:rPr>
                </w:rPrChange>
              </w:rPr>
            </w:pPr>
            <w:r w:rsidRPr="00876958">
              <w:rPr>
                <w:rFonts w:eastAsia="Helvetica" w:hAnsi="Helvetica" w:cs="Helvetica"/>
                <w:color w:val="000000"/>
                <w:sz w:val="16"/>
                <w:szCs w:val="16"/>
                <w:rPrChange w:id="2607" w:author="Xolani Sibande" w:date="2023-11-29T08:31:00Z">
                  <w:rPr>
                    <w:rFonts w:eastAsia="Helvetica" w:hAnsi="Helvetica" w:cs="Helvetica"/>
                    <w:color w:val="000000"/>
                    <w:sz w:val="18"/>
                    <w:szCs w:val="18"/>
                  </w:rPr>
                </w:rPrChange>
              </w:rPr>
              <w:t>-0.0152</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08"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0CAC2AC"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09" w:author="Xolani Sibande" w:date="2023-11-29T08:31:00Z">
                  <w:rPr>
                    <w:sz w:val="18"/>
                    <w:szCs w:val="18"/>
                  </w:rPr>
                </w:rPrChange>
              </w:rPr>
            </w:pPr>
            <w:r w:rsidRPr="00876958">
              <w:rPr>
                <w:rFonts w:eastAsia="Helvetica" w:hAnsi="Helvetica" w:cs="Helvetica"/>
                <w:color w:val="000000"/>
                <w:sz w:val="16"/>
                <w:szCs w:val="16"/>
                <w:rPrChange w:id="2610" w:author="Xolani Sibande" w:date="2023-11-29T08:31:00Z">
                  <w:rPr>
                    <w:rFonts w:eastAsia="Helvetica" w:hAnsi="Helvetica" w:cs="Helvetica"/>
                    <w:color w:val="000000"/>
                    <w:sz w:val="18"/>
                    <w:szCs w:val="18"/>
                  </w:rPr>
                </w:rPrChange>
              </w:rPr>
              <w:t>-0.0315</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11"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D9B1779"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12" w:author="Xolani Sibande" w:date="2023-11-29T08:31:00Z">
                  <w:rPr>
                    <w:sz w:val="18"/>
                    <w:szCs w:val="18"/>
                  </w:rPr>
                </w:rPrChange>
              </w:rPr>
            </w:pPr>
            <w:r w:rsidRPr="00876958">
              <w:rPr>
                <w:rFonts w:eastAsia="Helvetica" w:hAnsi="Helvetica" w:cs="Helvetica"/>
                <w:color w:val="000000"/>
                <w:sz w:val="16"/>
                <w:szCs w:val="16"/>
                <w:rPrChange w:id="2613" w:author="Xolani Sibande" w:date="2023-11-29T08:31:00Z">
                  <w:rPr>
                    <w:rFonts w:eastAsia="Helvetica" w:hAnsi="Helvetica" w:cs="Helvetica"/>
                    <w:color w:val="000000"/>
                    <w:sz w:val="18"/>
                    <w:szCs w:val="18"/>
                  </w:rPr>
                </w:rPrChange>
              </w:rPr>
              <w:t>0.0502</w:t>
            </w:r>
          </w:p>
        </w:tc>
      </w:tr>
      <w:tr w:rsidR="00370EF6" w:rsidRPr="00876958" w14:paraId="1943814A"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14"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B84C732"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615"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16"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FDAAF97"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17"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18"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38F194F"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19" w:author="Xolani Sibande" w:date="2023-11-29T08:31:00Z">
                  <w:rPr>
                    <w:sz w:val="18"/>
                    <w:szCs w:val="18"/>
                  </w:rPr>
                </w:rPrChange>
              </w:rPr>
            </w:pPr>
            <w:r w:rsidRPr="00876958">
              <w:rPr>
                <w:rFonts w:eastAsia="Helvetica" w:hAnsi="Helvetica" w:cs="Helvetica"/>
                <w:color w:val="000000"/>
                <w:sz w:val="16"/>
                <w:szCs w:val="16"/>
                <w:rPrChange w:id="2620" w:author="Xolani Sibande" w:date="2023-11-29T08:31:00Z">
                  <w:rPr>
                    <w:rFonts w:eastAsia="Helvetica" w:hAnsi="Helvetica" w:cs="Helvetica"/>
                    <w:color w:val="000000"/>
                    <w:sz w:val="18"/>
                    <w:szCs w:val="18"/>
                  </w:rPr>
                </w:rPrChange>
              </w:rPr>
              <w:t>(0.2955)</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21"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3CAC34A"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22" w:author="Xolani Sibande" w:date="2023-11-29T08:31:00Z">
                  <w:rPr>
                    <w:sz w:val="18"/>
                    <w:szCs w:val="18"/>
                  </w:rPr>
                </w:rPrChange>
              </w:rPr>
            </w:pPr>
            <w:r w:rsidRPr="00876958">
              <w:rPr>
                <w:rFonts w:eastAsia="Helvetica" w:hAnsi="Helvetica" w:cs="Helvetica"/>
                <w:color w:val="000000"/>
                <w:sz w:val="16"/>
                <w:szCs w:val="16"/>
                <w:rPrChange w:id="2623" w:author="Xolani Sibande" w:date="2023-11-29T08:31:00Z">
                  <w:rPr>
                    <w:rFonts w:eastAsia="Helvetica" w:hAnsi="Helvetica" w:cs="Helvetica"/>
                    <w:color w:val="000000"/>
                    <w:sz w:val="18"/>
                    <w:szCs w:val="18"/>
                  </w:rPr>
                </w:rPrChange>
              </w:rPr>
              <w:t>(0.3348)</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24"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4B2D4AE"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25" w:author="Xolani Sibande" w:date="2023-11-29T08:31:00Z">
                  <w:rPr>
                    <w:sz w:val="18"/>
                    <w:szCs w:val="18"/>
                  </w:rPr>
                </w:rPrChange>
              </w:rPr>
            </w:pPr>
            <w:r w:rsidRPr="00876958">
              <w:rPr>
                <w:rFonts w:eastAsia="Helvetica" w:hAnsi="Helvetica" w:cs="Helvetica"/>
                <w:color w:val="000000"/>
                <w:sz w:val="16"/>
                <w:szCs w:val="16"/>
                <w:rPrChange w:id="2626" w:author="Xolani Sibande" w:date="2023-11-29T08:31:00Z">
                  <w:rPr>
                    <w:rFonts w:eastAsia="Helvetica" w:hAnsi="Helvetica" w:cs="Helvetica"/>
                    <w:color w:val="000000"/>
                    <w:sz w:val="18"/>
                    <w:szCs w:val="18"/>
                  </w:rPr>
                </w:rPrChange>
              </w:rPr>
              <w:t>(0.1753)</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27"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B961F82"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28" w:author="Xolani Sibande" w:date="2023-11-29T08:31:00Z">
                  <w:rPr>
                    <w:sz w:val="18"/>
                    <w:szCs w:val="18"/>
                  </w:rPr>
                </w:rPrChange>
              </w:rPr>
            </w:pPr>
            <w:r w:rsidRPr="00876958">
              <w:rPr>
                <w:rFonts w:eastAsia="Helvetica" w:hAnsi="Helvetica" w:cs="Helvetica"/>
                <w:color w:val="000000"/>
                <w:sz w:val="16"/>
                <w:szCs w:val="16"/>
                <w:rPrChange w:id="2629" w:author="Xolani Sibande" w:date="2023-11-29T08:31:00Z">
                  <w:rPr>
                    <w:rFonts w:eastAsia="Helvetica" w:hAnsi="Helvetica" w:cs="Helvetica"/>
                    <w:color w:val="000000"/>
                    <w:sz w:val="18"/>
                    <w:szCs w:val="18"/>
                  </w:rPr>
                </w:rPrChange>
              </w:rPr>
              <w:t>(0.2039)</w:t>
            </w:r>
          </w:p>
        </w:tc>
      </w:tr>
      <w:tr w:rsidR="00370EF6" w:rsidRPr="00876958" w14:paraId="674B8D2D"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30"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DC3BD2A"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631" w:author="Xolani Sibande" w:date="2023-11-29T08:31:00Z">
                  <w:rPr>
                    <w:sz w:val="18"/>
                    <w:szCs w:val="18"/>
                  </w:rPr>
                </w:rPrChange>
              </w:rPr>
            </w:pPr>
            <m:oMathPara>
              <m:oMath>
                <m:r>
                  <m:rPr>
                    <m:sty m:val="p"/>
                  </m:rPr>
                  <w:rPr>
                    <w:rFonts w:ascii="Cambria Math" w:hAnsi="Cambria Math"/>
                    <w:sz w:val="16"/>
                    <w:szCs w:val="16"/>
                    <w:rPrChange w:id="2632" w:author="Xolani Sibande" w:date="2023-11-29T08:31:00Z">
                      <w:rPr>
                        <w:rFonts w:ascii="Cambria Math" w:hAnsi="Cambria Math"/>
                        <w:sz w:val="18"/>
                        <w:szCs w:val="18"/>
                      </w:rPr>
                    </w:rPrChange>
                  </w:rPr>
                  <m:t>Δ</m:t>
                </m:r>
                <m:r>
                  <w:rPr>
                    <w:rFonts w:ascii="Cambria Math" w:hAnsi="Cambria Math"/>
                    <w:sz w:val="16"/>
                    <w:szCs w:val="16"/>
                    <w:rPrChange w:id="2633" w:author="Xolani Sibande" w:date="2023-11-29T08:31:00Z">
                      <w:rPr>
                        <w:rFonts w:ascii="Cambria Math" w:hAnsi="Cambria Math"/>
                        <w:sz w:val="18"/>
                        <w:szCs w:val="18"/>
                      </w:rPr>
                    </w:rPrChange>
                  </w:rPr>
                  <m:t>Deman</m:t>
                </m:r>
                <m:sSub>
                  <m:sSubPr>
                    <m:ctrlPr>
                      <w:rPr>
                        <w:rFonts w:ascii="Cambria Math" w:hAnsi="Cambria Math"/>
                        <w:sz w:val="16"/>
                        <w:szCs w:val="16"/>
                      </w:rPr>
                    </m:ctrlPr>
                  </m:sSubPr>
                  <m:e>
                    <m:r>
                      <w:rPr>
                        <w:rFonts w:ascii="Cambria Math" w:hAnsi="Cambria Math"/>
                        <w:sz w:val="16"/>
                        <w:szCs w:val="16"/>
                        <w:rPrChange w:id="2634" w:author="Xolani Sibande" w:date="2023-11-29T08:31:00Z">
                          <w:rPr>
                            <w:rFonts w:ascii="Cambria Math" w:hAnsi="Cambria Math"/>
                            <w:sz w:val="18"/>
                            <w:szCs w:val="18"/>
                          </w:rPr>
                        </w:rPrChange>
                      </w:rPr>
                      <m:t>d</m:t>
                    </m:r>
                  </m:e>
                  <m:sub>
                    <m:r>
                      <w:rPr>
                        <w:rFonts w:ascii="Cambria Math" w:hAnsi="Cambria Math"/>
                        <w:sz w:val="16"/>
                        <w:szCs w:val="16"/>
                        <w:rPrChange w:id="2635" w:author="Xolani Sibande" w:date="2023-11-29T08:31:00Z">
                          <w:rPr>
                            <w:rFonts w:ascii="Cambria Math" w:hAnsi="Cambria Math"/>
                            <w:sz w:val="18"/>
                            <w:szCs w:val="18"/>
                          </w:rPr>
                        </w:rPrChange>
                      </w:rPr>
                      <m:t>t,t-1</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36"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93CC075"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37"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38"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AB03E4A"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39" w:author="Xolani Sibande" w:date="2023-11-29T08:31:00Z">
                  <w:rPr>
                    <w:sz w:val="18"/>
                    <w:szCs w:val="18"/>
                  </w:rPr>
                </w:rPrChange>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40"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6528B67"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41" w:author="Xolani Sibande" w:date="2023-11-29T08:31:00Z">
                  <w:rPr>
                    <w:sz w:val="18"/>
                    <w:szCs w:val="18"/>
                  </w:rPr>
                </w:rPrChange>
              </w:rPr>
            </w:pPr>
            <w:r w:rsidRPr="00876958">
              <w:rPr>
                <w:rFonts w:eastAsia="Helvetica" w:hAnsi="Helvetica" w:cs="Helvetica"/>
                <w:color w:val="000000"/>
                <w:sz w:val="16"/>
                <w:szCs w:val="16"/>
                <w:rPrChange w:id="2642" w:author="Xolani Sibande" w:date="2023-11-29T08:31:00Z">
                  <w:rPr>
                    <w:rFonts w:eastAsia="Helvetica" w:hAnsi="Helvetica" w:cs="Helvetica"/>
                    <w:color w:val="000000"/>
                    <w:sz w:val="18"/>
                    <w:szCs w:val="18"/>
                  </w:rPr>
                </w:rPrChange>
              </w:rPr>
              <w:t>-0.0001</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43"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7BAC530"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44" w:author="Xolani Sibande" w:date="2023-11-29T08:31:00Z">
                  <w:rPr>
                    <w:sz w:val="18"/>
                    <w:szCs w:val="18"/>
                  </w:rPr>
                </w:rPrChange>
              </w:rPr>
            </w:pP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45"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32B82F3"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46" w:author="Xolani Sibande" w:date="2023-11-29T08:31:00Z">
                  <w:rPr>
                    <w:sz w:val="18"/>
                    <w:szCs w:val="18"/>
                  </w:rPr>
                </w:rPrChange>
              </w:rPr>
            </w:pPr>
            <w:r w:rsidRPr="00876958">
              <w:rPr>
                <w:rFonts w:eastAsia="Helvetica" w:hAnsi="Helvetica" w:cs="Helvetica"/>
                <w:color w:val="000000"/>
                <w:sz w:val="16"/>
                <w:szCs w:val="16"/>
                <w:rPrChange w:id="2647" w:author="Xolani Sibande" w:date="2023-11-29T08:31:00Z">
                  <w:rPr>
                    <w:rFonts w:eastAsia="Helvetica" w:hAnsi="Helvetica" w:cs="Helvetica"/>
                    <w:color w:val="000000"/>
                    <w:sz w:val="18"/>
                    <w:szCs w:val="18"/>
                  </w:rPr>
                </w:rPrChange>
              </w:rPr>
              <w:t>0.0004</w:t>
            </w:r>
          </w:p>
        </w:tc>
      </w:tr>
      <w:tr w:rsidR="00370EF6" w:rsidRPr="00876958" w14:paraId="6EA7DD9C"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48"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873DC93"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649"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50"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FE1DC73"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51"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52"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6D31AF1"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53" w:author="Xolani Sibande" w:date="2023-11-29T08:31:00Z">
                  <w:rPr>
                    <w:sz w:val="18"/>
                    <w:szCs w:val="18"/>
                  </w:rPr>
                </w:rPrChange>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54"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BBD706F"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55" w:author="Xolani Sibande" w:date="2023-11-29T08:31:00Z">
                  <w:rPr>
                    <w:sz w:val="18"/>
                    <w:szCs w:val="18"/>
                  </w:rPr>
                </w:rPrChange>
              </w:rPr>
            </w:pPr>
            <w:r w:rsidRPr="00876958">
              <w:rPr>
                <w:rFonts w:eastAsia="Helvetica" w:hAnsi="Helvetica" w:cs="Helvetica"/>
                <w:color w:val="000000"/>
                <w:sz w:val="16"/>
                <w:szCs w:val="16"/>
                <w:rPrChange w:id="2656" w:author="Xolani Sibande" w:date="2023-11-29T08:31:00Z">
                  <w:rPr>
                    <w:rFonts w:eastAsia="Helvetica" w:hAnsi="Helvetica" w:cs="Helvetica"/>
                    <w:color w:val="000000"/>
                    <w:sz w:val="18"/>
                    <w:szCs w:val="18"/>
                  </w:rPr>
                </w:rPrChange>
              </w:rPr>
              <w:t>(0.0089)</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57"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D8F26D9"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58" w:author="Xolani Sibande" w:date="2023-11-29T08:31:00Z">
                  <w:rPr>
                    <w:sz w:val="18"/>
                    <w:szCs w:val="18"/>
                  </w:rPr>
                </w:rPrChange>
              </w:rPr>
            </w:pP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59"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7D2021D"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60" w:author="Xolani Sibande" w:date="2023-11-29T08:31:00Z">
                  <w:rPr>
                    <w:sz w:val="18"/>
                    <w:szCs w:val="18"/>
                  </w:rPr>
                </w:rPrChange>
              </w:rPr>
            </w:pPr>
            <w:r w:rsidRPr="00876958">
              <w:rPr>
                <w:rFonts w:eastAsia="Helvetica" w:hAnsi="Helvetica" w:cs="Helvetica"/>
                <w:color w:val="000000"/>
                <w:sz w:val="16"/>
                <w:szCs w:val="16"/>
                <w:rPrChange w:id="2661" w:author="Xolani Sibande" w:date="2023-11-29T08:31:00Z">
                  <w:rPr>
                    <w:rFonts w:eastAsia="Helvetica" w:hAnsi="Helvetica" w:cs="Helvetica"/>
                    <w:color w:val="000000"/>
                    <w:sz w:val="18"/>
                    <w:szCs w:val="18"/>
                  </w:rPr>
                </w:rPrChange>
              </w:rPr>
              <w:t>(0.0100)</w:t>
            </w:r>
          </w:p>
        </w:tc>
      </w:tr>
      <w:tr w:rsidR="00370EF6" w:rsidRPr="00876958" w14:paraId="4344CC60"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62"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8EDAA06"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663" w:author="Xolani Sibande" w:date="2023-11-29T08:31:00Z">
                  <w:rPr>
                    <w:sz w:val="18"/>
                    <w:szCs w:val="18"/>
                  </w:rPr>
                </w:rPrChange>
              </w:rPr>
            </w:pPr>
            <m:oMathPara>
              <m:oMath>
                <m:r>
                  <w:rPr>
                    <w:rFonts w:ascii="Cambria Math" w:hAnsi="Cambria Math"/>
                    <w:sz w:val="16"/>
                    <w:szCs w:val="16"/>
                    <w:rPrChange w:id="2664" w:author="Xolani Sibande" w:date="2023-11-29T08:31: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2665" w:author="Xolani Sibande" w:date="2023-11-29T08:31:00Z">
                          <w:rPr>
                            <w:rFonts w:ascii="Cambria Math" w:hAnsi="Cambria Math"/>
                            <w:sz w:val="18"/>
                            <w:szCs w:val="18"/>
                          </w:rPr>
                        </w:rPrChange>
                      </w:rPr>
                      <m:t>A</m:t>
                    </m:r>
                  </m:e>
                  <m:sub>
                    <m:r>
                      <w:rPr>
                        <w:rFonts w:ascii="Cambria Math" w:hAnsi="Cambria Math"/>
                        <w:sz w:val="16"/>
                        <w:szCs w:val="16"/>
                        <w:rPrChange w:id="2666" w:author="Xolani Sibande" w:date="2023-11-29T08:31:00Z">
                          <w:rPr>
                            <w:rFonts w:ascii="Cambria Math" w:hAnsi="Cambria Math"/>
                            <w:sz w:val="18"/>
                            <w:szCs w:val="18"/>
                          </w:rPr>
                        </w:rPrChange>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67"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0A087DE"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68"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69"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9890166"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70" w:author="Xolani Sibande" w:date="2023-11-29T08:31:00Z">
                  <w:rPr>
                    <w:sz w:val="18"/>
                    <w:szCs w:val="18"/>
                  </w:rPr>
                </w:rPrChange>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71"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8079746"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72"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73"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6431D96"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74" w:author="Xolani Sibande" w:date="2023-11-29T08:31:00Z">
                  <w:rPr>
                    <w:sz w:val="18"/>
                    <w:szCs w:val="18"/>
                  </w:rPr>
                </w:rPrChange>
              </w:rPr>
            </w:pPr>
            <w:r w:rsidRPr="00876958">
              <w:rPr>
                <w:rFonts w:eastAsia="Helvetica" w:hAnsi="Helvetica" w:cs="Helvetica"/>
                <w:color w:val="000000"/>
                <w:sz w:val="16"/>
                <w:szCs w:val="16"/>
                <w:rPrChange w:id="2675" w:author="Xolani Sibande" w:date="2023-11-29T08:31:00Z">
                  <w:rPr>
                    <w:rFonts w:eastAsia="Helvetica" w:hAnsi="Helvetica" w:cs="Helvetica"/>
                    <w:color w:val="000000"/>
                    <w:sz w:val="18"/>
                    <w:szCs w:val="18"/>
                  </w:rPr>
                </w:rPrChange>
              </w:rPr>
              <w:t>0.3273</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76"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7D2F670"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77" w:author="Xolani Sibande" w:date="2023-11-29T08:31:00Z">
                  <w:rPr>
                    <w:sz w:val="18"/>
                    <w:szCs w:val="18"/>
                  </w:rPr>
                </w:rPrChange>
              </w:rPr>
            </w:pPr>
            <w:r w:rsidRPr="00876958">
              <w:rPr>
                <w:rFonts w:eastAsia="Helvetica" w:hAnsi="Helvetica" w:cs="Helvetica"/>
                <w:color w:val="000000"/>
                <w:sz w:val="16"/>
                <w:szCs w:val="16"/>
                <w:rPrChange w:id="2678" w:author="Xolani Sibande" w:date="2023-11-29T08:31:00Z">
                  <w:rPr>
                    <w:rFonts w:eastAsia="Helvetica" w:hAnsi="Helvetica" w:cs="Helvetica"/>
                    <w:color w:val="000000"/>
                    <w:sz w:val="18"/>
                    <w:szCs w:val="18"/>
                  </w:rPr>
                </w:rPrChange>
              </w:rPr>
              <w:t>0.1973</w:t>
            </w:r>
          </w:p>
        </w:tc>
      </w:tr>
      <w:tr w:rsidR="00370EF6" w:rsidRPr="00876958" w14:paraId="79A4BEFF"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79"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16166BA"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680"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81"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0AEBDF8"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82"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83"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ABAA91C"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84" w:author="Xolani Sibande" w:date="2023-11-29T08:31:00Z">
                  <w:rPr>
                    <w:sz w:val="18"/>
                    <w:szCs w:val="18"/>
                  </w:rPr>
                </w:rPrChange>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85"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5F68517"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86"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87"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D5CAF1B"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88" w:author="Xolani Sibande" w:date="2023-11-29T08:31:00Z">
                  <w:rPr>
                    <w:sz w:val="18"/>
                    <w:szCs w:val="18"/>
                  </w:rPr>
                </w:rPrChange>
              </w:rPr>
            </w:pPr>
            <w:r w:rsidRPr="00876958">
              <w:rPr>
                <w:rFonts w:eastAsia="Helvetica" w:hAnsi="Helvetica" w:cs="Helvetica"/>
                <w:color w:val="000000"/>
                <w:sz w:val="16"/>
                <w:szCs w:val="16"/>
                <w:rPrChange w:id="2689" w:author="Xolani Sibande" w:date="2023-11-29T08:31:00Z">
                  <w:rPr>
                    <w:rFonts w:eastAsia="Helvetica" w:hAnsi="Helvetica" w:cs="Helvetica"/>
                    <w:color w:val="000000"/>
                    <w:sz w:val="18"/>
                    <w:szCs w:val="18"/>
                  </w:rPr>
                </w:rPrChange>
              </w:rPr>
              <w:t>(4.5698)</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90"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7B659EE"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91" w:author="Xolani Sibande" w:date="2023-11-29T08:31:00Z">
                  <w:rPr>
                    <w:sz w:val="18"/>
                    <w:szCs w:val="18"/>
                  </w:rPr>
                </w:rPrChange>
              </w:rPr>
            </w:pPr>
            <w:r w:rsidRPr="00876958">
              <w:rPr>
                <w:rFonts w:eastAsia="Helvetica" w:hAnsi="Helvetica" w:cs="Helvetica"/>
                <w:color w:val="000000"/>
                <w:sz w:val="16"/>
                <w:szCs w:val="16"/>
                <w:rPrChange w:id="2692" w:author="Xolani Sibande" w:date="2023-11-29T08:31:00Z">
                  <w:rPr>
                    <w:rFonts w:eastAsia="Helvetica" w:hAnsi="Helvetica" w:cs="Helvetica"/>
                    <w:color w:val="000000"/>
                    <w:sz w:val="18"/>
                    <w:szCs w:val="18"/>
                  </w:rPr>
                </w:rPrChange>
              </w:rPr>
              <w:t>(4.3791)</w:t>
            </w:r>
          </w:p>
        </w:tc>
      </w:tr>
      <w:tr w:rsidR="00370EF6" w:rsidRPr="00876958" w14:paraId="13858F07"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93"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0403E0A"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694" w:author="Xolani Sibande" w:date="2023-11-29T08:31:00Z">
                  <w:rPr>
                    <w:sz w:val="18"/>
                    <w:szCs w:val="18"/>
                  </w:rPr>
                </w:rPrChange>
              </w:rPr>
            </w:pPr>
            <m:oMathPara>
              <m:oMath>
                <m:r>
                  <w:rPr>
                    <w:rFonts w:ascii="Cambria Math" w:hAnsi="Cambria Math"/>
                    <w:sz w:val="16"/>
                    <w:szCs w:val="16"/>
                    <w:rPrChange w:id="2695" w:author="Xolani Sibande" w:date="2023-11-29T08:31: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2696" w:author="Xolani Sibande" w:date="2023-11-29T08:31:00Z">
                          <w:rPr>
                            <w:rFonts w:ascii="Cambria Math" w:hAnsi="Cambria Math"/>
                            <w:sz w:val="18"/>
                            <w:szCs w:val="18"/>
                          </w:rPr>
                        </w:rPrChange>
                      </w:rPr>
                      <m:t>E</m:t>
                    </m:r>
                  </m:e>
                  <m:sub>
                    <m:r>
                      <w:rPr>
                        <w:rFonts w:ascii="Cambria Math" w:hAnsi="Cambria Math"/>
                        <w:sz w:val="16"/>
                        <w:szCs w:val="16"/>
                        <w:rPrChange w:id="2697" w:author="Xolani Sibande" w:date="2023-11-29T08:31:00Z">
                          <w:rPr>
                            <w:rFonts w:ascii="Cambria Math" w:hAnsi="Cambria Math"/>
                            <w:sz w:val="18"/>
                            <w:szCs w:val="18"/>
                          </w:rPr>
                        </w:rPrChange>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698"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B98D3C8"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699"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00"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1018ACE"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01" w:author="Xolani Sibande" w:date="2023-11-29T08:31:00Z">
                  <w:rPr>
                    <w:sz w:val="18"/>
                    <w:szCs w:val="18"/>
                  </w:rPr>
                </w:rPrChange>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02"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336D116"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03"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04"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9000114"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05" w:author="Xolani Sibande" w:date="2023-11-29T08:31:00Z">
                  <w:rPr>
                    <w:sz w:val="18"/>
                    <w:szCs w:val="18"/>
                  </w:rPr>
                </w:rPrChange>
              </w:rPr>
            </w:pPr>
            <w:r w:rsidRPr="00876958">
              <w:rPr>
                <w:rFonts w:eastAsia="Helvetica" w:hAnsi="Helvetica" w:cs="Helvetica"/>
                <w:color w:val="000000"/>
                <w:sz w:val="16"/>
                <w:szCs w:val="16"/>
                <w:rPrChange w:id="2706" w:author="Xolani Sibande" w:date="2023-11-29T08:31:00Z">
                  <w:rPr>
                    <w:rFonts w:eastAsia="Helvetica" w:hAnsi="Helvetica" w:cs="Helvetica"/>
                    <w:color w:val="000000"/>
                    <w:sz w:val="18"/>
                    <w:szCs w:val="18"/>
                  </w:rPr>
                </w:rPrChange>
              </w:rPr>
              <w:t>-0.2378</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07"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03605B3"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08" w:author="Xolani Sibande" w:date="2023-11-29T08:31:00Z">
                  <w:rPr>
                    <w:sz w:val="18"/>
                    <w:szCs w:val="18"/>
                  </w:rPr>
                </w:rPrChange>
              </w:rPr>
            </w:pPr>
            <w:r w:rsidRPr="00876958">
              <w:rPr>
                <w:rFonts w:eastAsia="Helvetica" w:hAnsi="Helvetica" w:cs="Helvetica"/>
                <w:color w:val="000000"/>
                <w:sz w:val="16"/>
                <w:szCs w:val="16"/>
                <w:rPrChange w:id="2709" w:author="Xolani Sibande" w:date="2023-11-29T08:31:00Z">
                  <w:rPr>
                    <w:rFonts w:eastAsia="Helvetica" w:hAnsi="Helvetica" w:cs="Helvetica"/>
                    <w:color w:val="000000"/>
                    <w:sz w:val="18"/>
                    <w:szCs w:val="18"/>
                  </w:rPr>
                </w:rPrChange>
              </w:rPr>
              <w:t>-0.2302</w:t>
            </w:r>
          </w:p>
        </w:tc>
      </w:tr>
      <w:tr w:rsidR="00370EF6" w:rsidRPr="00876958" w14:paraId="47C0B202"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10"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5CCC1B5"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711"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12"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B2FFF25"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13"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14"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B5BDF5F"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15" w:author="Xolani Sibande" w:date="2023-11-29T08:31:00Z">
                  <w:rPr>
                    <w:sz w:val="18"/>
                    <w:szCs w:val="18"/>
                  </w:rPr>
                </w:rPrChange>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16"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E950A71"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17"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18"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6BE5D1B"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19" w:author="Xolani Sibande" w:date="2023-11-29T08:31:00Z">
                  <w:rPr>
                    <w:sz w:val="18"/>
                    <w:szCs w:val="18"/>
                  </w:rPr>
                </w:rPrChange>
              </w:rPr>
            </w:pPr>
            <w:r w:rsidRPr="00876958">
              <w:rPr>
                <w:rFonts w:eastAsia="Helvetica" w:hAnsi="Helvetica" w:cs="Helvetica"/>
                <w:color w:val="000000"/>
                <w:sz w:val="16"/>
                <w:szCs w:val="16"/>
                <w:rPrChange w:id="2720" w:author="Xolani Sibande" w:date="2023-11-29T08:31:00Z">
                  <w:rPr>
                    <w:rFonts w:eastAsia="Helvetica" w:hAnsi="Helvetica" w:cs="Helvetica"/>
                    <w:color w:val="000000"/>
                    <w:sz w:val="18"/>
                    <w:szCs w:val="18"/>
                  </w:rPr>
                </w:rPrChange>
              </w:rPr>
              <w:t>(0.3768)</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21"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006964B"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22" w:author="Xolani Sibande" w:date="2023-11-29T08:31:00Z">
                  <w:rPr>
                    <w:sz w:val="18"/>
                    <w:szCs w:val="18"/>
                  </w:rPr>
                </w:rPrChange>
              </w:rPr>
            </w:pPr>
            <w:r w:rsidRPr="00876958">
              <w:rPr>
                <w:rFonts w:eastAsia="Helvetica" w:hAnsi="Helvetica" w:cs="Helvetica"/>
                <w:color w:val="000000"/>
                <w:sz w:val="16"/>
                <w:szCs w:val="16"/>
                <w:rPrChange w:id="2723" w:author="Xolani Sibande" w:date="2023-11-29T08:31:00Z">
                  <w:rPr>
                    <w:rFonts w:eastAsia="Helvetica" w:hAnsi="Helvetica" w:cs="Helvetica"/>
                    <w:color w:val="000000"/>
                    <w:sz w:val="18"/>
                    <w:szCs w:val="18"/>
                  </w:rPr>
                </w:rPrChange>
              </w:rPr>
              <w:t>(0.3664)</w:t>
            </w:r>
          </w:p>
        </w:tc>
      </w:tr>
      <w:tr w:rsidR="00370EF6" w:rsidRPr="00876958" w14:paraId="67E826FA"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24"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679CCD2"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725" w:author="Xolani Sibande" w:date="2023-11-29T08:31:00Z">
                  <w:rPr>
                    <w:sz w:val="18"/>
                    <w:szCs w:val="18"/>
                  </w:rPr>
                </w:rPrChange>
              </w:rPr>
            </w:pPr>
            <m:oMathPara>
              <m:oMath>
                <m:r>
                  <w:rPr>
                    <w:rFonts w:ascii="Cambria Math" w:hAnsi="Cambria Math"/>
                    <w:sz w:val="16"/>
                    <w:szCs w:val="16"/>
                    <w:rPrChange w:id="2726" w:author="Xolani Sibande" w:date="2023-11-29T08:31:00Z">
                      <w:rPr>
                        <w:rFonts w:ascii="Cambria Math" w:hAnsi="Cambria Math"/>
                        <w:sz w:val="18"/>
                        <w:szCs w:val="18"/>
                      </w:rPr>
                    </w:rPrChange>
                  </w:rPr>
                  <m:t>Liquidit</m:t>
                </m:r>
                <m:sSub>
                  <m:sSubPr>
                    <m:ctrlPr>
                      <w:rPr>
                        <w:rFonts w:ascii="Cambria Math" w:hAnsi="Cambria Math"/>
                        <w:sz w:val="16"/>
                        <w:szCs w:val="16"/>
                      </w:rPr>
                    </m:ctrlPr>
                  </m:sSubPr>
                  <m:e>
                    <m:r>
                      <w:rPr>
                        <w:rFonts w:ascii="Cambria Math" w:hAnsi="Cambria Math"/>
                        <w:sz w:val="16"/>
                        <w:szCs w:val="16"/>
                        <w:rPrChange w:id="2727" w:author="Xolani Sibande" w:date="2023-11-29T08:31:00Z">
                          <w:rPr>
                            <w:rFonts w:ascii="Cambria Math" w:hAnsi="Cambria Math"/>
                            <w:sz w:val="18"/>
                            <w:szCs w:val="18"/>
                          </w:rPr>
                        </w:rPrChange>
                      </w:rPr>
                      <m:t>y</m:t>
                    </m:r>
                  </m:e>
                  <m:sub>
                    <m:r>
                      <w:rPr>
                        <w:rFonts w:ascii="Cambria Math" w:hAnsi="Cambria Math"/>
                        <w:sz w:val="16"/>
                        <w:szCs w:val="16"/>
                        <w:rPrChange w:id="2728" w:author="Xolani Sibande" w:date="2023-11-29T08:31:00Z">
                          <w:rPr>
                            <w:rFonts w:ascii="Cambria Math" w:hAnsi="Cambria Math"/>
                            <w:sz w:val="18"/>
                            <w:szCs w:val="18"/>
                          </w:rPr>
                        </w:rPrChange>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29"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9B362D0"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30"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31"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1E2AD31"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32" w:author="Xolani Sibande" w:date="2023-11-29T08:31:00Z">
                  <w:rPr>
                    <w:sz w:val="18"/>
                    <w:szCs w:val="18"/>
                  </w:rPr>
                </w:rPrChange>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33"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01AEC4B"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34"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35"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3E7DBA1"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36" w:author="Xolani Sibande" w:date="2023-11-29T08:31:00Z">
                  <w:rPr>
                    <w:sz w:val="18"/>
                    <w:szCs w:val="18"/>
                  </w:rPr>
                </w:rPrChange>
              </w:rPr>
            </w:pPr>
            <w:r w:rsidRPr="00876958">
              <w:rPr>
                <w:rFonts w:eastAsia="Helvetica" w:hAnsi="Helvetica" w:cs="Helvetica"/>
                <w:color w:val="000000"/>
                <w:sz w:val="16"/>
                <w:szCs w:val="16"/>
                <w:rPrChange w:id="2737" w:author="Xolani Sibande" w:date="2023-11-29T08:31:00Z">
                  <w:rPr>
                    <w:rFonts w:eastAsia="Helvetica" w:hAnsi="Helvetica" w:cs="Helvetica"/>
                    <w:color w:val="000000"/>
                    <w:sz w:val="18"/>
                    <w:szCs w:val="18"/>
                  </w:rPr>
                </w:rPrChange>
              </w:rPr>
              <w:t>-0.0274</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38"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0E18CEE"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39" w:author="Xolani Sibande" w:date="2023-11-29T08:31:00Z">
                  <w:rPr>
                    <w:sz w:val="18"/>
                    <w:szCs w:val="18"/>
                  </w:rPr>
                </w:rPrChange>
              </w:rPr>
            </w:pPr>
            <w:r w:rsidRPr="00876958">
              <w:rPr>
                <w:rFonts w:eastAsia="Helvetica" w:hAnsi="Helvetica" w:cs="Helvetica"/>
                <w:color w:val="000000"/>
                <w:sz w:val="16"/>
                <w:szCs w:val="16"/>
                <w:rPrChange w:id="2740" w:author="Xolani Sibande" w:date="2023-11-29T08:31:00Z">
                  <w:rPr>
                    <w:rFonts w:eastAsia="Helvetica" w:hAnsi="Helvetica" w:cs="Helvetica"/>
                    <w:color w:val="000000"/>
                    <w:sz w:val="18"/>
                    <w:szCs w:val="18"/>
                  </w:rPr>
                </w:rPrChange>
              </w:rPr>
              <w:t>-0.0267</w:t>
            </w:r>
          </w:p>
        </w:tc>
      </w:tr>
      <w:tr w:rsidR="00370EF6" w:rsidRPr="00876958" w14:paraId="0883D4FB" w14:textId="77777777" w:rsidTr="00CD278B">
        <w:trPr>
          <w:trHeight w:hRule="exact" w:val="340"/>
        </w:trPr>
        <w:tc>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741" w:author="Xolani Sibande" w:date="2023-11-29T09:20:00Z">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02C3E94"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742" w:author="Xolani Sibande" w:date="2023-11-29T08:31:00Z">
                  <w:rPr>
                    <w:sz w:val="18"/>
                    <w:szCs w:val="18"/>
                  </w:rPr>
                </w:rPrChange>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743" w:author="Xolani Sibande" w:date="2023-11-29T09:20:00Z">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C699F70"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44" w:author="Xolani Sibande" w:date="2023-11-29T08:31:00Z">
                  <w:rPr>
                    <w:sz w:val="18"/>
                    <w:szCs w:val="18"/>
                  </w:rPr>
                </w:rPrChange>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745" w:author="Xolani Sibande" w:date="2023-11-29T09:20:00Z">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B166634"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46" w:author="Xolani Sibande" w:date="2023-11-29T08:31:00Z">
                  <w:rPr>
                    <w:sz w:val="18"/>
                    <w:szCs w:val="18"/>
                  </w:rPr>
                </w:rPrChange>
              </w:rPr>
            </w:pPr>
          </w:p>
        </w:tc>
        <w:tc>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747" w:author="Xolani Sibande" w:date="2023-11-29T09:20:00Z">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55B9C8C"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48" w:author="Xolani Sibande" w:date="2023-11-29T08:31:00Z">
                  <w:rPr>
                    <w:sz w:val="18"/>
                    <w:szCs w:val="18"/>
                  </w:rPr>
                </w:rPrChange>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749" w:author="Xolani Sibande" w:date="2023-11-29T09:20:00Z">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691A7E3"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50" w:author="Xolani Sibande" w:date="2023-11-29T08:31:00Z">
                  <w:rPr>
                    <w:sz w:val="18"/>
                    <w:szCs w:val="18"/>
                  </w:rPr>
                </w:rPrChange>
              </w:rPr>
            </w:pPr>
            <w:r w:rsidRPr="00876958">
              <w:rPr>
                <w:rFonts w:eastAsia="Helvetica" w:hAnsi="Helvetica" w:cs="Helvetica"/>
                <w:color w:val="000000"/>
                <w:sz w:val="16"/>
                <w:szCs w:val="16"/>
                <w:rPrChange w:id="2751" w:author="Xolani Sibande" w:date="2023-11-29T08:31:00Z">
                  <w:rPr>
                    <w:rFonts w:eastAsia="Helvetica" w:hAnsi="Helvetica" w:cs="Helvetica"/>
                    <w:color w:val="000000"/>
                    <w:sz w:val="18"/>
                    <w:szCs w:val="18"/>
                  </w:rPr>
                </w:rPrChange>
              </w:rPr>
              <w:t>(0.0224)</w:t>
            </w:r>
          </w:p>
        </w:tc>
        <w:tc>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752" w:author="Xolani Sibande" w:date="2023-11-29T09:20:00Z">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CE28137"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53" w:author="Xolani Sibande" w:date="2023-11-29T08:31:00Z">
                  <w:rPr>
                    <w:sz w:val="18"/>
                    <w:szCs w:val="18"/>
                  </w:rPr>
                </w:rPrChange>
              </w:rPr>
            </w:pPr>
            <w:r w:rsidRPr="00876958">
              <w:rPr>
                <w:rFonts w:eastAsia="Helvetica" w:hAnsi="Helvetica" w:cs="Helvetica"/>
                <w:color w:val="000000"/>
                <w:sz w:val="16"/>
                <w:szCs w:val="16"/>
                <w:rPrChange w:id="2754" w:author="Xolani Sibande" w:date="2023-11-29T08:31:00Z">
                  <w:rPr>
                    <w:rFonts w:eastAsia="Helvetica" w:hAnsi="Helvetica" w:cs="Helvetica"/>
                    <w:color w:val="000000"/>
                    <w:sz w:val="18"/>
                    <w:szCs w:val="18"/>
                  </w:rPr>
                </w:rPrChange>
              </w:rPr>
              <w:t>(0.0236)</w:t>
            </w:r>
          </w:p>
        </w:tc>
      </w:tr>
      <w:tr w:rsidR="00370EF6" w:rsidRPr="00876958" w14:paraId="3349FC51" w14:textId="77777777" w:rsidTr="00CD278B">
        <w:trPr>
          <w:trHeight w:hRule="exact" w:val="340"/>
        </w:trPr>
        <w:tc>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55" w:author="Xolani Sibande" w:date="2023-11-29T09:20:00Z">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48E44ED"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756" w:author="Xolani Sibande" w:date="2023-11-29T08:31:00Z">
                  <w:rPr>
                    <w:sz w:val="18"/>
                    <w:szCs w:val="18"/>
                  </w:rPr>
                </w:rPrChange>
              </w:rPr>
            </w:pPr>
            <w:r w:rsidRPr="00876958">
              <w:rPr>
                <w:rFonts w:eastAsia="Helvetica" w:hAnsi="Helvetica" w:cs="Helvetica"/>
                <w:color w:val="000000"/>
                <w:sz w:val="16"/>
                <w:szCs w:val="16"/>
                <w:rPrChange w:id="2757" w:author="Xolani Sibande" w:date="2023-11-29T08:31:00Z">
                  <w:rPr>
                    <w:rFonts w:eastAsia="Helvetica" w:hAnsi="Helvetica" w:cs="Helvetica"/>
                    <w:color w:val="000000"/>
                    <w:sz w:val="18"/>
                    <w:szCs w:val="18"/>
                  </w:rPr>
                </w:rPrChange>
              </w:rPr>
              <w:t>Num.Obs.</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58" w:author="Xolani Sibande" w:date="2023-11-29T09:20:00Z">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0F7043A"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59" w:author="Xolani Sibande" w:date="2023-11-29T08:31:00Z">
                  <w:rPr>
                    <w:sz w:val="18"/>
                    <w:szCs w:val="18"/>
                  </w:rPr>
                </w:rPrChange>
              </w:rPr>
            </w:pPr>
            <w:r w:rsidRPr="00876958">
              <w:rPr>
                <w:rFonts w:eastAsia="Helvetica" w:hAnsi="Helvetica" w:cs="Helvetica"/>
                <w:color w:val="000000"/>
                <w:sz w:val="16"/>
                <w:szCs w:val="16"/>
                <w:rPrChange w:id="2760" w:author="Xolani Sibande" w:date="2023-11-29T08:31:00Z">
                  <w:rPr>
                    <w:rFonts w:eastAsia="Helvetica" w:hAnsi="Helvetica" w:cs="Helvetica"/>
                    <w:color w:val="000000"/>
                    <w:sz w:val="18"/>
                    <w:szCs w:val="18"/>
                  </w:rPr>
                </w:rPrChange>
              </w:rPr>
              <w:t>372</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61" w:author="Xolani Sibande" w:date="2023-11-29T09:20:00Z">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F69ED87"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62" w:author="Xolani Sibande" w:date="2023-11-29T08:31:00Z">
                  <w:rPr>
                    <w:sz w:val="18"/>
                    <w:szCs w:val="18"/>
                  </w:rPr>
                </w:rPrChange>
              </w:rPr>
            </w:pPr>
            <w:r w:rsidRPr="00876958">
              <w:rPr>
                <w:rFonts w:eastAsia="Helvetica" w:hAnsi="Helvetica" w:cs="Helvetica"/>
                <w:color w:val="000000"/>
                <w:sz w:val="16"/>
                <w:szCs w:val="16"/>
                <w:rPrChange w:id="2763" w:author="Xolani Sibande" w:date="2023-11-29T08:31:00Z">
                  <w:rPr>
                    <w:rFonts w:eastAsia="Helvetica" w:hAnsi="Helvetica" w:cs="Helvetica"/>
                    <w:color w:val="000000"/>
                    <w:sz w:val="18"/>
                    <w:szCs w:val="18"/>
                  </w:rPr>
                </w:rPrChange>
              </w:rPr>
              <w:t>372</w:t>
            </w:r>
          </w:p>
        </w:tc>
        <w:tc>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64" w:author="Xolani Sibande" w:date="2023-11-29T09:20:00Z">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DCA2052"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65" w:author="Xolani Sibande" w:date="2023-11-29T08:31:00Z">
                  <w:rPr>
                    <w:sz w:val="18"/>
                    <w:szCs w:val="18"/>
                  </w:rPr>
                </w:rPrChange>
              </w:rPr>
            </w:pPr>
            <w:r w:rsidRPr="00876958">
              <w:rPr>
                <w:rFonts w:eastAsia="Helvetica" w:hAnsi="Helvetica" w:cs="Helvetica"/>
                <w:color w:val="000000"/>
                <w:sz w:val="16"/>
                <w:szCs w:val="16"/>
                <w:rPrChange w:id="2766" w:author="Xolani Sibande" w:date="2023-11-29T08:31:00Z">
                  <w:rPr>
                    <w:rFonts w:eastAsia="Helvetica" w:hAnsi="Helvetica" w:cs="Helvetica"/>
                    <w:color w:val="000000"/>
                    <w:sz w:val="18"/>
                    <w:szCs w:val="18"/>
                  </w:rPr>
                </w:rPrChange>
              </w:rPr>
              <w:t>369</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67" w:author="Xolani Sibande" w:date="2023-11-29T09:20:00Z">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E46C02F"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68" w:author="Xolani Sibande" w:date="2023-11-29T08:31:00Z">
                  <w:rPr>
                    <w:sz w:val="18"/>
                    <w:szCs w:val="18"/>
                  </w:rPr>
                </w:rPrChange>
              </w:rPr>
            </w:pPr>
            <w:r w:rsidRPr="00876958">
              <w:rPr>
                <w:rFonts w:eastAsia="Helvetica" w:hAnsi="Helvetica" w:cs="Helvetica"/>
                <w:color w:val="000000"/>
                <w:sz w:val="16"/>
                <w:szCs w:val="16"/>
                <w:rPrChange w:id="2769" w:author="Xolani Sibande" w:date="2023-11-29T08:31:00Z">
                  <w:rPr>
                    <w:rFonts w:eastAsia="Helvetica" w:hAnsi="Helvetica" w:cs="Helvetica"/>
                    <w:color w:val="000000"/>
                    <w:sz w:val="18"/>
                    <w:szCs w:val="18"/>
                  </w:rPr>
                </w:rPrChange>
              </w:rPr>
              <w:t>368</w:t>
            </w:r>
          </w:p>
        </w:tc>
        <w:tc>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70" w:author="Xolani Sibande" w:date="2023-11-29T09:20:00Z">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B478F1B"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71" w:author="Xolani Sibande" w:date="2023-11-29T08:31:00Z">
                  <w:rPr>
                    <w:sz w:val="18"/>
                    <w:szCs w:val="18"/>
                  </w:rPr>
                </w:rPrChange>
              </w:rPr>
            </w:pPr>
            <w:r w:rsidRPr="00876958">
              <w:rPr>
                <w:rFonts w:eastAsia="Helvetica" w:hAnsi="Helvetica" w:cs="Helvetica"/>
                <w:color w:val="000000"/>
                <w:sz w:val="16"/>
                <w:szCs w:val="16"/>
                <w:rPrChange w:id="2772" w:author="Xolani Sibande" w:date="2023-11-29T08:31:00Z">
                  <w:rPr>
                    <w:rFonts w:eastAsia="Helvetica" w:hAnsi="Helvetica" w:cs="Helvetica"/>
                    <w:color w:val="000000"/>
                    <w:sz w:val="18"/>
                    <w:szCs w:val="18"/>
                  </w:rPr>
                </w:rPrChange>
              </w:rPr>
              <w:t>365</w:t>
            </w:r>
          </w:p>
        </w:tc>
      </w:tr>
      <w:tr w:rsidR="00370EF6" w:rsidRPr="00876958" w14:paraId="4E147493"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73"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8616C7E"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774" w:author="Xolani Sibande" w:date="2023-11-29T08:31:00Z">
                  <w:rPr>
                    <w:sz w:val="18"/>
                    <w:szCs w:val="18"/>
                  </w:rPr>
                </w:rPrChange>
              </w:rPr>
            </w:pPr>
            <w:r w:rsidRPr="00876958">
              <w:rPr>
                <w:rFonts w:eastAsia="Helvetica" w:hAnsi="Helvetica" w:cs="Helvetica"/>
                <w:color w:val="000000"/>
                <w:sz w:val="16"/>
                <w:szCs w:val="16"/>
                <w:rPrChange w:id="2775" w:author="Xolani Sibande" w:date="2023-11-29T08:31:00Z">
                  <w:rPr>
                    <w:rFonts w:eastAsia="Helvetica" w:hAnsi="Helvetica" w:cs="Helvetica"/>
                    <w:color w:val="000000"/>
                    <w:sz w:val="18"/>
                    <w:szCs w:val="18"/>
                  </w:rPr>
                </w:rPrChange>
              </w:rPr>
              <w:t>Adj.R squared</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76"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C8BF90A"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77" w:author="Xolani Sibande" w:date="2023-11-29T08:31:00Z">
                  <w:rPr>
                    <w:sz w:val="18"/>
                    <w:szCs w:val="18"/>
                  </w:rPr>
                </w:rPrChange>
              </w:rPr>
            </w:pPr>
            <w:r w:rsidRPr="00876958">
              <w:rPr>
                <w:rFonts w:eastAsia="Helvetica" w:hAnsi="Helvetica" w:cs="Helvetica"/>
                <w:color w:val="000000"/>
                <w:sz w:val="16"/>
                <w:szCs w:val="16"/>
                <w:rPrChange w:id="2778" w:author="Xolani Sibande" w:date="2023-11-29T08:31:00Z">
                  <w:rPr>
                    <w:rFonts w:eastAsia="Helvetica" w:hAnsi="Helvetica" w:cs="Helvetica"/>
                    <w:color w:val="000000"/>
                    <w:sz w:val="18"/>
                    <w:szCs w:val="18"/>
                  </w:rPr>
                </w:rPrChange>
              </w:rPr>
              <w:t>0.410</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79"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0DDB13F"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80" w:author="Xolani Sibande" w:date="2023-11-29T08:31:00Z">
                  <w:rPr>
                    <w:sz w:val="18"/>
                    <w:szCs w:val="18"/>
                  </w:rPr>
                </w:rPrChange>
              </w:rPr>
            </w:pPr>
            <w:r w:rsidRPr="00876958">
              <w:rPr>
                <w:rFonts w:eastAsia="Helvetica" w:hAnsi="Helvetica" w:cs="Helvetica"/>
                <w:color w:val="000000"/>
                <w:sz w:val="16"/>
                <w:szCs w:val="16"/>
                <w:rPrChange w:id="2781" w:author="Xolani Sibande" w:date="2023-11-29T08:31:00Z">
                  <w:rPr>
                    <w:rFonts w:eastAsia="Helvetica" w:hAnsi="Helvetica" w:cs="Helvetica"/>
                    <w:color w:val="000000"/>
                    <w:sz w:val="18"/>
                    <w:szCs w:val="18"/>
                  </w:rPr>
                </w:rPrChange>
              </w:rPr>
              <w:t>0.409</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82"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3E5BC12"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83" w:author="Xolani Sibande" w:date="2023-11-29T08:31:00Z">
                  <w:rPr>
                    <w:sz w:val="18"/>
                    <w:szCs w:val="18"/>
                  </w:rPr>
                </w:rPrChange>
              </w:rPr>
            </w:pPr>
            <w:r w:rsidRPr="00876958">
              <w:rPr>
                <w:rFonts w:eastAsia="Helvetica" w:hAnsi="Helvetica" w:cs="Helvetica"/>
                <w:color w:val="000000"/>
                <w:sz w:val="16"/>
                <w:szCs w:val="16"/>
                <w:rPrChange w:id="2784" w:author="Xolani Sibande" w:date="2023-11-29T08:31:00Z">
                  <w:rPr>
                    <w:rFonts w:eastAsia="Helvetica" w:hAnsi="Helvetica" w:cs="Helvetica"/>
                    <w:color w:val="000000"/>
                    <w:sz w:val="18"/>
                    <w:szCs w:val="18"/>
                  </w:rPr>
                </w:rPrChange>
              </w:rPr>
              <w:t>0.407</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85"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F6CAD85"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86" w:author="Xolani Sibande" w:date="2023-11-29T08:31:00Z">
                  <w:rPr>
                    <w:sz w:val="18"/>
                    <w:szCs w:val="18"/>
                  </w:rPr>
                </w:rPrChange>
              </w:rPr>
            </w:pPr>
            <w:r w:rsidRPr="00876958">
              <w:rPr>
                <w:rFonts w:eastAsia="Helvetica" w:hAnsi="Helvetica" w:cs="Helvetica"/>
                <w:color w:val="000000"/>
                <w:sz w:val="16"/>
                <w:szCs w:val="16"/>
                <w:rPrChange w:id="2787" w:author="Xolani Sibande" w:date="2023-11-29T08:31:00Z">
                  <w:rPr>
                    <w:rFonts w:eastAsia="Helvetica" w:hAnsi="Helvetica" w:cs="Helvetica"/>
                    <w:color w:val="000000"/>
                    <w:sz w:val="18"/>
                    <w:szCs w:val="18"/>
                  </w:rPr>
                </w:rPrChange>
              </w:rPr>
              <w:t>0.459</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788"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7499CE3"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89" w:author="Xolani Sibande" w:date="2023-11-29T08:31:00Z">
                  <w:rPr>
                    <w:sz w:val="18"/>
                    <w:szCs w:val="18"/>
                  </w:rPr>
                </w:rPrChange>
              </w:rPr>
            </w:pPr>
            <w:r w:rsidRPr="00876958">
              <w:rPr>
                <w:rFonts w:eastAsia="Helvetica" w:hAnsi="Helvetica" w:cs="Helvetica"/>
                <w:color w:val="000000"/>
                <w:sz w:val="16"/>
                <w:szCs w:val="16"/>
                <w:rPrChange w:id="2790" w:author="Xolani Sibande" w:date="2023-11-29T08:31:00Z">
                  <w:rPr>
                    <w:rFonts w:eastAsia="Helvetica" w:hAnsi="Helvetica" w:cs="Helvetica"/>
                    <w:color w:val="000000"/>
                    <w:sz w:val="18"/>
                    <w:szCs w:val="18"/>
                  </w:rPr>
                </w:rPrChange>
              </w:rPr>
              <w:t>0.458</w:t>
            </w:r>
          </w:p>
        </w:tc>
      </w:tr>
      <w:tr w:rsidR="00370EF6" w:rsidRPr="00876958" w14:paraId="2A0FE25B" w14:textId="77777777" w:rsidTr="00CD278B">
        <w:trPr>
          <w:trHeight w:hRule="exact" w:val="340"/>
        </w:trPr>
        <w:tc>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791" w:author="Xolani Sibande" w:date="2023-11-29T09:20:00Z">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1C90984"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792" w:author="Xolani Sibande" w:date="2023-11-29T08:31:00Z">
                  <w:rPr>
                    <w:sz w:val="18"/>
                    <w:szCs w:val="18"/>
                  </w:rPr>
                </w:rPrChange>
              </w:rPr>
            </w:pPr>
            <w:r w:rsidRPr="00876958">
              <w:rPr>
                <w:rFonts w:eastAsia="Helvetica" w:hAnsi="Helvetica" w:cs="Helvetica"/>
                <w:color w:val="000000"/>
                <w:sz w:val="16"/>
                <w:szCs w:val="16"/>
                <w:rPrChange w:id="2793" w:author="Xolani Sibande" w:date="2023-11-29T08:31:00Z">
                  <w:rPr>
                    <w:rFonts w:eastAsia="Helvetica" w:hAnsi="Helvetica" w:cs="Helvetica"/>
                    <w:color w:val="000000"/>
                    <w:sz w:val="18"/>
                    <w:szCs w:val="18"/>
                  </w:rPr>
                </w:rPrChange>
              </w:rPr>
              <w:t>Test of equality (p-value)</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794" w:author="Xolani Sibande" w:date="2023-11-29T09:20:00Z">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87EC5D4"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95" w:author="Xolani Sibande" w:date="2023-11-29T08:31:00Z">
                  <w:rPr>
                    <w:sz w:val="18"/>
                    <w:szCs w:val="18"/>
                  </w:rPr>
                </w:rPrChange>
              </w:rPr>
            </w:pPr>
            <w:r w:rsidRPr="00876958">
              <w:rPr>
                <w:rFonts w:eastAsia="Helvetica" w:hAnsi="Helvetica" w:cs="Helvetica"/>
                <w:color w:val="000000"/>
                <w:sz w:val="16"/>
                <w:szCs w:val="16"/>
                <w:rPrChange w:id="2796" w:author="Xolani Sibande" w:date="2023-11-29T08:31:00Z">
                  <w:rPr>
                    <w:rFonts w:eastAsia="Helvetica" w:hAnsi="Helvetica" w:cs="Helvetica"/>
                    <w:color w:val="000000"/>
                    <w:sz w:val="18"/>
                    <w:szCs w:val="18"/>
                  </w:rPr>
                </w:rPrChange>
              </w:rPr>
              <w:t>0.00</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797" w:author="Xolani Sibande" w:date="2023-11-29T09:20:00Z">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2780453"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798" w:author="Xolani Sibande" w:date="2023-11-29T08:31:00Z">
                  <w:rPr>
                    <w:sz w:val="18"/>
                    <w:szCs w:val="18"/>
                  </w:rPr>
                </w:rPrChange>
              </w:rPr>
            </w:pPr>
            <w:r w:rsidRPr="00876958">
              <w:rPr>
                <w:rFonts w:eastAsia="Helvetica" w:hAnsi="Helvetica" w:cs="Helvetica"/>
                <w:color w:val="000000"/>
                <w:sz w:val="16"/>
                <w:szCs w:val="16"/>
                <w:rPrChange w:id="2799" w:author="Xolani Sibande" w:date="2023-11-29T08:31:00Z">
                  <w:rPr>
                    <w:rFonts w:eastAsia="Helvetica" w:hAnsi="Helvetica" w:cs="Helvetica"/>
                    <w:color w:val="000000"/>
                    <w:sz w:val="18"/>
                    <w:szCs w:val="18"/>
                  </w:rPr>
                </w:rPrChange>
              </w:rPr>
              <w:t>0.00</w:t>
            </w:r>
          </w:p>
        </w:tc>
        <w:tc>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800" w:author="Xolani Sibande" w:date="2023-11-29T09:20:00Z">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614AB85F"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01" w:author="Xolani Sibande" w:date="2023-11-29T08:31:00Z">
                  <w:rPr>
                    <w:sz w:val="18"/>
                    <w:szCs w:val="18"/>
                  </w:rPr>
                </w:rPrChange>
              </w:rPr>
            </w:pPr>
            <w:r w:rsidRPr="00876958">
              <w:rPr>
                <w:rFonts w:eastAsia="Helvetica" w:hAnsi="Helvetica" w:cs="Helvetica"/>
                <w:color w:val="000000"/>
                <w:sz w:val="16"/>
                <w:szCs w:val="16"/>
                <w:rPrChange w:id="2802" w:author="Xolani Sibande" w:date="2023-11-29T08:31:00Z">
                  <w:rPr>
                    <w:rFonts w:eastAsia="Helvetica" w:hAnsi="Helvetica" w:cs="Helvetica"/>
                    <w:color w:val="000000"/>
                    <w:sz w:val="18"/>
                    <w:szCs w:val="18"/>
                  </w:rPr>
                </w:rPrChange>
              </w:rPr>
              <w:t>0.16</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803" w:author="Xolani Sibande" w:date="2023-11-29T09:20:00Z">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A8FF4A6"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04" w:author="Xolani Sibande" w:date="2023-11-29T08:31:00Z">
                  <w:rPr>
                    <w:sz w:val="18"/>
                    <w:szCs w:val="18"/>
                  </w:rPr>
                </w:rPrChange>
              </w:rPr>
            </w:pPr>
            <w:r w:rsidRPr="00876958">
              <w:rPr>
                <w:rFonts w:eastAsia="Helvetica" w:hAnsi="Helvetica" w:cs="Helvetica"/>
                <w:color w:val="000000"/>
                <w:sz w:val="16"/>
                <w:szCs w:val="16"/>
                <w:rPrChange w:id="2805" w:author="Xolani Sibande" w:date="2023-11-29T08:31:00Z">
                  <w:rPr>
                    <w:rFonts w:eastAsia="Helvetica" w:hAnsi="Helvetica" w:cs="Helvetica"/>
                    <w:color w:val="000000"/>
                    <w:sz w:val="18"/>
                    <w:szCs w:val="18"/>
                  </w:rPr>
                </w:rPrChange>
              </w:rPr>
              <w:t>0.00</w:t>
            </w:r>
          </w:p>
        </w:tc>
        <w:tc>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806" w:author="Xolani Sibande" w:date="2023-11-29T09:20:00Z">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FA93981"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07" w:author="Xolani Sibande" w:date="2023-11-29T08:31:00Z">
                  <w:rPr>
                    <w:sz w:val="18"/>
                    <w:szCs w:val="18"/>
                  </w:rPr>
                </w:rPrChange>
              </w:rPr>
            </w:pPr>
            <w:r w:rsidRPr="00876958">
              <w:rPr>
                <w:rFonts w:eastAsia="Helvetica" w:hAnsi="Helvetica" w:cs="Helvetica"/>
                <w:color w:val="000000"/>
                <w:sz w:val="16"/>
                <w:szCs w:val="16"/>
                <w:rPrChange w:id="2808" w:author="Xolani Sibande" w:date="2023-11-29T08:31:00Z">
                  <w:rPr>
                    <w:rFonts w:eastAsia="Helvetica" w:hAnsi="Helvetica" w:cs="Helvetica"/>
                    <w:color w:val="000000"/>
                    <w:sz w:val="18"/>
                    <w:szCs w:val="18"/>
                  </w:rPr>
                </w:rPrChange>
              </w:rPr>
              <w:t>0.26</w:t>
            </w:r>
          </w:p>
        </w:tc>
      </w:tr>
      <w:tr w:rsidR="00370EF6" w:rsidRPr="00876958" w14:paraId="09AEA873" w14:textId="77777777" w:rsidTr="00CD278B">
        <w:trPr>
          <w:trHeight w:hRule="exact" w:val="340"/>
        </w:trPr>
        <w:tc>
          <w:tcPr>
            <w:tcW w:w="170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809" w:author="Xolani Sibande" w:date="2023-11-29T09:20:00Z">
              <w:tcPr>
                <w:tcW w:w="170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E6B8464"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810" w:author="Xolani Sibande" w:date="2023-11-29T08:31:00Z">
                  <w:rPr>
                    <w:sz w:val="18"/>
                    <w:szCs w:val="18"/>
                  </w:rPr>
                </w:rPrChange>
              </w:rPr>
            </w:pPr>
            <w:r w:rsidRPr="00876958">
              <w:rPr>
                <w:rFonts w:eastAsia="Helvetica" w:hAnsi="Helvetica" w:cs="Helvetica"/>
                <w:b/>
                <w:color w:val="000000"/>
                <w:sz w:val="16"/>
                <w:szCs w:val="16"/>
                <w:rPrChange w:id="2811" w:author="Xolani Sibande" w:date="2023-11-29T08:31:00Z">
                  <w:rPr>
                    <w:rFonts w:eastAsia="Helvetica" w:hAnsi="Helvetica" w:cs="Helvetica"/>
                    <w:b/>
                    <w:color w:val="000000"/>
                    <w:sz w:val="18"/>
                    <w:szCs w:val="18"/>
                  </w:rPr>
                </w:rPrChange>
              </w:rPr>
              <w:t>Household unsecured credit model</w:t>
            </w: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812" w:author="Xolani Sibande" w:date="2023-11-29T09:20:00Z">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DC2C72C"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13" w:author="Xolani Sibande" w:date="2023-11-29T08:31:00Z">
                  <w:rPr>
                    <w:sz w:val="18"/>
                    <w:szCs w:val="18"/>
                  </w:rPr>
                </w:rPrChange>
              </w:rPr>
            </w:pP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814" w:author="Xolani Sibande" w:date="2023-11-29T09:20:00Z">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45FAA77"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15" w:author="Xolani Sibande" w:date="2023-11-29T08:31:00Z">
                  <w:rPr>
                    <w:sz w:val="18"/>
                    <w:szCs w:val="18"/>
                  </w:rPr>
                </w:rPrChange>
              </w:rPr>
            </w:pPr>
          </w:p>
        </w:tc>
        <w:tc>
          <w:tcPr>
            <w:tcW w:w="612"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816" w:author="Xolani Sibande" w:date="2023-11-29T09:20:00Z">
              <w:tcPr>
                <w:tcW w:w="612"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51B7C03"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17" w:author="Xolani Sibande" w:date="2023-11-29T08:31:00Z">
                  <w:rPr>
                    <w:sz w:val="18"/>
                    <w:szCs w:val="18"/>
                  </w:rPr>
                </w:rPrChange>
              </w:rPr>
            </w:pP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818" w:author="Xolani Sibande" w:date="2023-11-29T09:20:00Z">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A713E67"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19" w:author="Xolani Sibande" w:date="2023-11-29T08:31:00Z">
                  <w:rPr>
                    <w:sz w:val="18"/>
                    <w:szCs w:val="18"/>
                  </w:rPr>
                </w:rPrChange>
              </w:rPr>
            </w:pPr>
          </w:p>
        </w:tc>
        <w:tc>
          <w:tcPr>
            <w:tcW w:w="650"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2820" w:author="Xolani Sibande" w:date="2023-11-29T09:20:00Z">
              <w:tcPr>
                <w:tcW w:w="650"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573E1EA"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21" w:author="Xolani Sibande" w:date="2023-11-29T08:31:00Z">
                  <w:rPr>
                    <w:sz w:val="18"/>
                    <w:szCs w:val="18"/>
                  </w:rPr>
                </w:rPrChange>
              </w:rPr>
            </w:pPr>
          </w:p>
        </w:tc>
      </w:tr>
      <w:tr w:rsidR="00370EF6" w:rsidRPr="00876958" w14:paraId="110D5098" w14:textId="77777777" w:rsidTr="00CD278B">
        <w:trPr>
          <w:trHeight w:hRule="exact" w:val="340"/>
        </w:trPr>
        <w:tc>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22" w:author="Xolani Sibande" w:date="2023-11-29T09:20:00Z">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C810079"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823" w:author="Xolani Sibande" w:date="2023-11-29T08:31:00Z">
                  <w:rPr>
                    <w:sz w:val="18"/>
                    <w:szCs w:val="18"/>
                  </w:rPr>
                </w:rPrChange>
              </w:rPr>
            </w:pPr>
            <m:oMathPara>
              <m:oMath>
                <m:r>
                  <m:rPr>
                    <m:sty m:val="p"/>
                  </m:rPr>
                  <w:rPr>
                    <w:rFonts w:ascii="Cambria Math" w:hAnsi="Cambria Math"/>
                    <w:sz w:val="16"/>
                    <w:szCs w:val="16"/>
                    <w:rPrChange w:id="2824" w:author="Xolani Sibande" w:date="2023-11-29T08:31:00Z">
                      <w:rPr>
                        <w:rFonts w:ascii="Cambria Math" w:hAnsi="Cambria Math"/>
                        <w:sz w:val="18"/>
                        <w:szCs w:val="18"/>
                      </w:rPr>
                    </w:rPrChange>
                  </w:rPr>
                  <m:t>Δ</m:t>
                </m:r>
                <m:r>
                  <w:rPr>
                    <w:rFonts w:ascii="Cambria Math" w:hAnsi="Cambria Math"/>
                    <w:sz w:val="16"/>
                    <w:szCs w:val="16"/>
                    <w:rPrChange w:id="2825" w:author="Xolani Sibande" w:date="2023-11-29T08:31: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2826" w:author="Xolani Sibande" w:date="2023-11-29T08:31:00Z">
                          <w:rPr>
                            <w:rFonts w:ascii="Cambria Math" w:hAnsi="Cambria Math"/>
                            <w:sz w:val="18"/>
                            <w:szCs w:val="18"/>
                          </w:rPr>
                        </w:rPrChange>
                      </w:rPr>
                      <m:t>R</m:t>
                    </m:r>
                  </m:e>
                  <m:sub>
                    <m:r>
                      <w:rPr>
                        <w:rFonts w:ascii="Cambria Math" w:hAnsi="Cambria Math"/>
                        <w:sz w:val="16"/>
                        <w:szCs w:val="16"/>
                        <w:rPrChange w:id="2827" w:author="Xolani Sibande" w:date="2023-11-29T08:31:00Z">
                          <w:rPr>
                            <w:rFonts w:ascii="Cambria Math" w:hAnsi="Cambria Math"/>
                            <w:sz w:val="18"/>
                            <w:szCs w:val="18"/>
                          </w:rPr>
                        </w:rPrChange>
                      </w:rPr>
                      <m:t>t,t-1</m:t>
                    </m:r>
                  </m:sub>
                </m:sSub>
              </m:oMath>
            </m:oMathPara>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28" w:author="Xolani Sibande" w:date="2023-11-29T09:20:00Z">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BFBDA61"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29" w:author="Xolani Sibande" w:date="2023-11-29T08:31:00Z">
                  <w:rPr>
                    <w:sz w:val="18"/>
                    <w:szCs w:val="18"/>
                  </w:rPr>
                </w:rPrChange>
              </w:rPr>
            </w:pPr>
            <w:r w:rsidRPr="00876958">
              <w:rPr>
                <w:rFonts w:eastAsia="Helvetica" w:hAnsi="Helvetica" w:cs="Helvetica"/>
                <w:color w:val="000000"/>
                <w:sz w:val="16"/>
                <w:szCs w:val="16"/>
                <w:rPrChange w:id="2830" w:author="Xolani Sibande" w:date="2023-11-29T08:31:00Z">
                  <w:rPr>
                    <w:rFonts w:eastAsia="Helvetica" w:hAnsi="Helvetica" w:cs="Helvetica"/>
                    <w:color w:val="000000"/>
                    <w:sz w:val="18"/>
                    <w:szCs w:val="18"/>
                  </w:rPr>
                </w:rPrChange>
              </w:rPr>
              <w:t>-0.0099*</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31" w:author="Xolani Sibande" w:date="2023-11-29T09:20:00Z">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7F58C77"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32" w:author="Xolani Sibande" w:date="2023-11-29T08:31:00Z">
                  <w:rPr>
                    <w:sz w:val="18"/>
                    <w:szCs w:val="18"/>
                  </w:rPr>
                </w:rPrChange>
              </w:rPr>
            </w:pPr>
            <w:r w:rsidRPr="00876958">
              <w:rPr>
                <w:rFonts w:eastAsia="Helvetica" w:hAnsi="Helvetica" w:cs="Helvetica"/>
                <w:color w:val="000000"/>
                <w:sz w:val="16"/>
                <w:szCs w:val="16"/>
                <w:rPrChange w:id="2833" w:author="Xolani Sibande" w:date="2023-11-29T08:31:00Z">
                  <w:rPr>
                    <w:rFonts w:eastAsia="Helvetica" w:hAnsi="Helvetica" w:cs="Helvetica"/>
                    <w:color w:val="000000"/>
                    <w:sz w:val="18"/>
                    <w:szCs w:val="18"/>
                  </w:rPr>
                </w:rPrChange>
              </w:rPr>
              <w:t>-0.0100*</w:t>
            </w:r>
          </w:p>
        </w:tc>
        <w:tc>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34" w:author="Xolani Sibande" w:date="2023-11-29T09:20:00Z">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21A60CF"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35" w:author="Xolani Sibande" w:date="2023-11-29T08:31:00Z">
                  <w:rPr>
                    <w:sz w:val="18"/>
                    <w:szCs w:val="18"/>
                  </w:rPr>
                </w:rPrChange>
              </w:rPr>
            </w:pPr>
            <w:r w:rsidRPr="00876958">
              <w:rPr>
                <w:rFonts w:eastAsia="Helvetica" w:hAnsi="Helvetica" w:cs="Helvetica"/>
                <w:color w:val="000000"/>
                <w:sz w:val="16"/>
                <w:szCs w:val="16"/>
                <w:rPrChange w:id="2836" w:author="Xolani Sibande" w:date="2023-11-29T08:31:00Z">
                  <w:rPr>
                    <w:rFonts w:eastAsia="Helvetica" w:hAnsi="Helvetica" w:cs="Helvetica"/>
                    <w:color w:val="000000"/>
                    <w:sz w:val="18"/>
                    <w:szCs w:val="18"/>
                  </w:rPr>
                </w:rPrChange>
              </w:rPr>
              <w:t>-0.0032</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37" w:author="Xolani Sibande" w:date="2023-11-29T09:20:00Z">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900CC28"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38" w:author="Xolani Sibande" w:date="2023-11-29T08:31:00Z">
                  <w:rPr>
                    <w:sz w:val="18"/>
                    <w:szCs w:val="18"/>
                  </w:rPr>
                </w:rPrChange>
              </w:rPr>
            </w:pPr>
            <w:r w:rsidRPr="00876958">
              <w:rPr>
                <w:rFonts w:eastAsia="Helvetica" w:hAnsi="Helvetica" w:cs="Helvetica"/>
                <w:color w:val="000000"/>
                <w:sz w:val="16"/>
                <w:szCs w:val="16"/>
                <w:rPrChange w:id="2839" w:author="Xolani Sibande" w:date="2023-11-29T08:31:00Z">
                  <w:rPr>
                    <w:rFonts w:eastAsia="Helvetica" w:hAnsi="Helvetica" w:cs="Helvetica"/>
                    <w:color w:val="000000"/>
                    <w:sz w:val="18"/>
                    <w:szCs w:val="18"/>
                  </w:rPr>
                </w:rPrChange>
              </w:rPr>
              <w:t>-0.0096**</w:t>
            </w:r>
          </w:p>
        </w:tc>
        <w:tc>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40" w:author="Xolani Sibande" w:date="2023-11-29T09:20:00Z">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EA4BDAB"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41" w:author="Xolani Sibande" w:date="2023-11-29T08:31:00Z">
                  <w:rPr>
                    <w:sz w:val="18"/>
                    <w:szCs w:val="18"/>
                  </w:rPr>
                </w:rPrChange>
              </w:rPr>
            </w:pPr>
            <w:r w:rsidRPr="00876958">
              <w:rPr>
                <w:rFonts w:eastAsia="Helvetica" w:hAnsi="Helvetica" w:cs="Helvetica"/>
                <w:color w:val="000000"/>
                <w:sz w:val="16"/>
                <w:szCs w:val="16"/>
                <w:rPrChange w:id="2842" w:author="Xolani Sibande" w:date="2023-11-29T08:31:00Z">
                  <w:rPr>
                    <w:rFonts w:eastAsia="Helvetica" w:hAnsi="Helvetica" w:cs="Helvetica"/>
                    <w:color w:val="000000"/>
                    <w:sz w:val="18"/>
                    <w:szCs w:val="18"/>
                  </w:rPr>
                </w:rPrChange>
              </w:rPr>
              <w:t>-0.0039</w:t>
            </w:r>
          </w:p>
        </w:tc>
      </w:tr>
      <w:tr w:rsidR="00370EF6" w:rsidRPr="00876958" w14:paraId="3F1853C1"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43"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6D99A48"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844"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45"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5008570"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46" w:author="Xolani Sibande" w:date="2023-11-29T08:31:00Z">
                  <w:rPr>
                    <w:sz w:val="18"/>
                    <w:szCs w:val="18"/>
                  </w:rPr>
                </w:rPrChange>
              </w:rPr>
            </w:pPr>
            <w:r w:rsidRPr="00876958">
              <w:rPr>
                <w:rFonts w:eastAsia="Helvetica" w:hAnsi="Helvetica" w:cs="Helvetica"/>
                <w:color w:val="000000"/>
                <w:sz w:val="16"/>
                <w:szCs w:val="16"/>
                <w:rPrChange w:id="2847" w:author="Xolani Sibande" w:date="2023-11-29T08:31:00Z">
                  <w:rPr>
                    <w:rFonts w:eastAsia="Helvetica" w:hAnsi="Helvetica" w:cs="Helvetica"/>
                    <w:color w:val="000000"/>
                    <w:sz w:val="18"/>
                    <w:szCs w:val="18"/>
                  </w:rPr>
                </w:rPrChange>
              </w:rPr>
              <w:t>(0.0051)</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48"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00BE5E4"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49" w:author="Xolani Sibande" w:date="2023-11-29T08:31:00Z">
                  <w:rPr>
                    <w:sz w:val="18"/>
                    <w:szCs w:val="18"/>
                  </w:rPr>
                </w:rPrChange>
              </w:rPr>
            </w:pPr>
            <w:r w:rsidRPr="00876958">
              <w:rPr>
                <w:rFonts w:eastAsia="Helvetica" w:hAnsi="Helvetica" w:cs="Helvetica"/>
                <w:color w:val="000000"/>
                <w:sz w:val="16"/>
                <w:szCs w:val="16"/>
                <w:rPrChange w:id="2850" w:author="Xolani Sibande" w:date="2023-11-29T08:31:00Z">
                  <w:rPr>
                    <w:rFonts w:eastAsia="Helvetica" w:hAnsi="Helvetica" w:cs="Helvetica"/>
                    <w:color w:val="000000"/>
                    <w:sz w:val="18"/>
                    <w:szCs w:val="18"/>
                  </w:rPr>
                </w:rPrChange>
              </w:rPr>
              <w:t>(0.0052)</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51"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37F2B42"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52" w:author="Xolani Sibande" w:date="2023-11-29T08:31:00Z">
                  <w:rPr>
                    <w:sz w:val="18"/>
                    <w:szCs w:val="18"/>
                  </w:rPr>
                </w:rPrChange>
              </w:rPr>
            </w:pPr>
            <w:r w:rsidRPr="00876958">
              <w:rPr>
                <w:rFonts w:eastAsia="Helvetica" w:hAnsi="Helvetica" w:cs="Helvetica"/>
                <w:color w:val="000000"/>
                <w:sz w:val="16"/>
                <w:szCs w:val="16"/>
                <w:rPrChange w:id="2853" w:author="Xolani Sibande" w:date="2023-11-29T08:31:00Z">
                  <w:rPr>
                    <w:rFonts w:eastAsia="Helvetica" w:hAnsi="Helvetica" w:cs="Helvetica"/>
                    <w:color w:val="000000"/>
                    <w:sz w:val="18"/>
                    <w:szCs w:val="18"/>
                  </w:rPr>
                </w:rPrChange>
              </w:rPr>
              <w:t>(0.0056)</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54"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0AB24C5"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55" w:author="Xolani Sibande" w:date="2023-11-29T08:31:00Z">
                  <w:rPr>
                    <w:sz w:val="18"/>
                    <w:szCs w:val="18"/>
                  </w:rPr>
                </w:rPrChange>
              </w:rPr>
            </w:pPr>
            <w:r w:rsidRPr="00876958">
              <w:rPr>
                <w:rFonts w:eastAsia="Helvetica" w:hAnsi="Helvetica" w:cs="Helvetica"/>
                <w:color w:val="000000"/>
                <w:sz w:val="16"/>
                <w:szCs w:val="16"/>
                <w:rPrChange w:id="2856" w:author="Xolani Sibande" w:date="2023-11-29T08:31:00Z">
                  <w:rPr>
                    <w:rFonts w:eastAsia="Helvetica" w:hAnsi="Helvetica" w:cs="Helvetica"/>
                    <w:color w:val="000000"/>
                    <w:sz w:val="18"/>
                    <w:szCs w:val="18"/>
                  </w:rPr>
                </w:rPrChange>
              </w:rPr>
              <w:t>(0.0041)</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57"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0AE7056"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58" w:author="Xolani Sibande" w:date="2023-11-29T08:31:00Z">
                  <w:rPr>
                    <w:sz w:val="18"/>
                    <w:szCs w:val="18"/>
                  </w:rPr>
                </w:rPrChange>
              </w:rPr>
            </w:pPr>
            <w:r w:rsidRPr="00876958">
              <w:rPr>
                <w:rFonts w:eastAsia="Helvetica" w:hAnsi="Helvetica" w:cs="Helvetica"/>
                <w:color w:val="000000"/>
                <w:sz w:val="16"/>
                <w:szCs w:val="16"/>
                <w:rPrChange w:id="2859" w:author="Xolani Sibande" w:date="2023-11-29T08:31:00Z">
                  <w:rPr>
                    <w:rFonts w:eastAsia="Helvetica" w:hAnsi="Helvetica" w:cs="Helvetica"/>
                    <w:color w:val="000000"/>
                    <w:sz w:val="18"/>
                    <w:szCs w:val="18"/>
                  </w:rPr>
                </w:rPrChange>
              </w:rPr>
              <w:t>(0.0063)</w:t>
            </w:r>
          </w:p>
        </w:tc>
      </w:tr>
      <w:tr w:rsidR="00370EF6" w:rsidRPr="00876958" w14:paraId="228647CF"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60"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351FC04"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861" w:author="Xolani Sibande" w:date="2023-11-29T08:31:00Z">
                  <w:rPr>
                    <w:sz w:val="18"/>
                    <w:szCs w:val="18"/>
                  </w:rPr>
                </w:rPrChange>
              </w:rPr>
            </w:pPr>
            <m:oMathPara>
              <m:oMath>
                <m:r>
                  <m:rPr>
                    <m:sty m:val="p"/>
                  </m:rPr>
                  <w:rPr>
                    <w:rFonts w:ascii="Cambria Math" w:hAnsi="Cambria Math"/>
                    <w:sz w:val="16"/>
                    <w:szCs w:val="16"/>
                    <w:rPrChange w:id="2862" w:author="Xolani Sibande" w:date="2023-11-29T08:31:00Z">
                      <w:rPr>
                        <w:rFonts w:ascii="Cambria Math" w:hAnsi="Cambria Math"/>
                        <w:sz w:val="18"/>
                        <w:szCs w:val="18"/>
                      </w:rPr>
                    </w:rPrChange>
                  </w:rPr>
                  <m:t>Δ</m:t>
                </m:r>
                <m:r>
                  <w:rPr>
                    <w:rFonts w:ascii="Cambria Math" w:hAnsi="Cambria Math"/>
                    <w:sz w:val="16"/>
                    <w:szCs w:val="16"/>
                    <w:rPrChange w:id="2863" w:author="Xolani Sibande" w:date="2023-11-29T08:31: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2864" w:author="Xolani Sibande" w:date="2023-11-29T08:31:00Z">
                          <w:rPr>
                            <w:rFonts w:ascii="Cambria Math" w:hAnsi="Cambria Math"/>
                            <w:sz w:val="18"/>
                            <w:szCs w:val="18"/>
                          </w:rPr>
                        </w:rPrChange>
                      </w:rPr>
                      <m:t>S</m:t>
                    </m:r>
                  </m:e>
                  <m:sub>
                    <m:r>
                      <w:rPr>
                        <w:rFonts w:ascii="Cambria Math" w:hAnsi="Cambria Math"/>
                        <w:sz w:val="16"/>
                        <w:szCs w:val="16"/>
                        <w:rPrChange w:id="2865" w:author="Xolani Sibande" w:date="2023-11-29T08:31:00Z">
                          <w:rPr>
                            <w:rFonts w:ascii="Cambria Math" w:hAnsi="Cambria Math"/>
                            <w:sz w:val="18"/>
                            <w:szCs w:val="18"/>
                          </w:rPr>
                        </w:rPrChange>
                      </w:rPr>
                      <m:t>t,t-1</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66"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B3DEFC9"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67"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68"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224ACB1"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69" w:author="Xolani Sibande" w:date="2023-11-29T08:31:00Z">
                  <w:rPr>
                    <w:sz w:val="18"/>
                    <w:szCs w:val="18"/>
                  </w:rPr>
                </w:rPrChange>
              </w:rPr>
            </w:pPr>
            <w:r w:rsidRPr="00876958">
              <w:rPr>
                <w:rFonts w:eastAsia="Helvetica" w:hAnsi="Helvetica" w:cs="Helvetica"/>
                <w:color w:val="000000"/>
                <w:sz w:val="16"/>
                <w:szCs w:val="16"/>
                <w:rPrChange w:id="2870" w:author="Xolani Sibande" w:date="2023-11-29T08:31:00Z">
                  <w:rPr>
                    <w:rFonts w:eastAsia="Helvetica" w:hAnsi="Helvetica" w:cs="Helvetica"/>
                    <w:color w:val="000000"/>
                    <w:sz w:val="18"/>
                    <w:szCs w:val="18"/>
                  </w:rPr>
                </w:rPrChange>
              </w:rPr>
              <w:t>-0.0522</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71"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401BE65"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72" w:author="Xolani Sibande" w:date="2023-11-29T08:31:00Z">
                  <w:rPr>
                    <w:sz w:val="18"/>
                    <w:szCs w:val="18"/>
                  </w:rPr>
                </w:rPrChange>
              </w:rPr>
            </w:pPr>
            <w:r w:rsidRPr="00876958">
              <w:rPr>
                <w:rFonts w:eastAsia="Helvetica" w:hAnsi="Helvetica" w:cs="Helvetica"/>
                <w:color w:val="000000"/>
                <w:sz w:val="16"/>
                <w:szCs w:val="16"/>
                <w:rPrChange w:id="2873" w:author="Xolani Sibande" w:date="2023-11-29T08:31:00Z">
                  <w:rPr>
                    <w:rFonts w:eastAsia="Helvetica" w:hAnsi="Helvetica" w:cs="Helvetica"/>
                    <w:color w:val="000000"/>
                    <w:sz w:val="18"/>
                    <w:szCs w:val="18"/>
                  </w:rPr>
                </w:rPrChange>
              </w:rPr>
              <w:t>0.1648</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74"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1F1F618"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75" w:author="Xolani Sibande" w:date="2023-11-29T08:31:00Z">
                  <w:rPr>
                    <w:sz w:val="18"/>
                    <w:szCs w:val="18"/>
                  </w:rPr>
                </w:rPrChange>
              </w:rPr>
            </w:pPr>
            <w:r w:rsidRPr="00876958">
              <w:rPr>
                <w:rFonts w:eastAsia="Helvetica" w:hAnsi="Helvetica" w:cs="Helvetica"/>
                <w:color w:val="000000"/>
                <w:sz w:val="16"/>
                <w:szCs w:val="16"/>
                <w:rPrChange w:id="2876" w:author="Xolani Sibande" w:date="2023-11-29T08:31:00Z">
                  <w:rPr>
                    <w:rFonts w:eastAsia="Helvetica" w:hAnsi="Helvetica" w:cs="Helvetica"/>
                    <w:color w:val="000000"/>
                    <w:sz w:val="18"/>
                    <w:szCs w:val="18"/>
                  </w:rPr>
                </w:rPrChange>
              </w:rPr>
              <w:t>-0.0816</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77"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A7AC28D"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78" w:author="Xolani Sibande" w:date="2023-11-29T08:31:00Z">
                  <w:rPr>
                    <w:sz w:val="18"/>
                    <w:szCs w:val="18"/>
                  </w:rPr>
                </w:rPrChange>
              </w:rPr>
            </w:pPr>
            <w:r w:rsidRPr="00876958">
              <w:rPr>
                <w:rFonts w:eastAsia="Helvetica" w:hAnsi="Helvetica" w:cs="Helvetica"/>
                <w:color w:val="000000"/>
                <w:sz w:val="16"/>
                <w:szCs w:val="16"/>
                <w:rPrChange w:id="2879" w:author="Xolani Sibande" w:date="2023-11-29T08:31:00Z">
                  <w:rPr>
                    <w:rFonts w:eastAsia="Helvetica" w:hAnsi="Helvetica" w:cs="Helvetica"/>
                    <w:color w:val="000000"/>
                    <w:sz w:val="18"/>
                    <w:szCs w:val="18"/>
                  </w:rPr>
                </w:rPrChange>
              </w:rPr>
              <w:t>0.0769</w:t>
            </w:r>
          </w:p>
        </w:tc>
      </w:tr>
      <w:tr w:rsidR="00370EF6" w:rsidRPr="00876958" w14:paraId="2F911255"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80"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47D869A"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881"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82"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EA1707A"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83"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84"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264CA72"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85" w:author="Xolani Sibande" w:date="2023-11-29T08:31:00Z">
                  <w:rPr>
                    <w:sz w:val="18"/>
                    <w:szCs w:val="18"/>
                  </w:rPr>
                </w:rPrChange>
              </w:rPr>
            </w:pPr>
            <w:r w:rsidRPr="00876958">
              <w:rPr>
                <w:rFonts w:eastAsia="Helvetica" w:hAnsi="Helvetica" w:cs="Helvetica"/>
                <w:color w:val="000000"/>
                <w:sz w:val="16"/>
                <w:szCs w:val="16"/>
                <w:rPrChange w:id="2886" w:author="Xolani Sibande" w:date="2023-11-29T08:31:00Z">
                  <w:rPr>
                    <w:rFonts w:eastAsia="Helvetica" w:hAnsi="Helvetica" w:cs="Helvetica"/>
                    <w:color w:val="000000"/>
                    <w:sz w:val="18"/>
                    <w:szCs w:val="18"/>
                  </w:rPr>
                </w:rPrChange>
              </w:rPr>
              <w:t>(0.1246)</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87"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FB72DE2"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88" w:author="Xolani Sibande" w:date="2023-11-29T08:31:00Z">
                  <w:rPr>
                    <w:sz w:val="18"/>
                    <w:szCs w:val="18"/>
                  </w:rPr>
                </w:rPrChange>
              </w:rPr>
            </w:pPr>
            <w:r w:rsidRPr="00876958">
              <w:rPr>
                <w:rFonts w:eastAsia="Helvetica" w:hAnsi="Helvetica" w:cs="Helvetica"/>
                <w:color w:val="000000"/>
                <w:sz w:val="16"/>
                <w:szCs w:val="16"/>
                <w:rPrChange w:id="2889" w:author="Xolani Sibande" w:date="2023-11-29T08:31:00Z">
                  <w:rPr>
                    <w:rFonts w:eastAsia="Helvetica" w:hAnsi="Helvetica" w:cs="Helvetica"/>
                    <w:color w:val="000000"/>
                    <w:sz w:val="18"/>
                    <w:szCs w:val="18"/>
                  </w:rPr>
                </w:rPrChange>
              </w:rPr>
              <w:t>(0.1561)</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90"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1683954"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91" w:author="Xolani Sibande" w:date="2023-11-29T08:31:00Z">
                  <w:rPr>
                    <w:sz w:val="18"/>
                    <w:szCs w:val="18"/>
                  </w:rPr>
                </w:rPrChange>
              </w:rPr>
            </w:pPr>
            <w:r w:rsidRPr="00876958">
              <w:rPr>
                <w:rFonts w:eastAsia="Helvetica" w:hAnsi="Helvetica" w:cs="Helvetica"/>
                <w:color w:val="000000"/>
                <w:sz w:val="16"/>
                <w:szCs w:val="16"/>
                <w:rPrChange w:id="2892" w:author="Xolani Sibande" w:date="2023-11-29T08:31:00Z">
                  <w:rPr>
                    <w:rFonts w:eastAsia="Helvetica" w:hAnsi="Helvetica" w:cs="Helvetica"/>
                    <w:color w:val="000000"/>
                    <w:sz w:val="18"/>
                    <w:szCs w:val="18"/>
                  </w:rPr>
                </w:rPrChange>
              </w:rPr>
              <w:t>(0.1393)</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93"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66C3097"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894" w:author="Xolani Sibande" w:date="2023-11-29T08:31:00Z">
                  <w:rPr>
                    <w:sz w:val="18"/>
                    <w:szCs w:val="18"/>
                  </w:rPr>
                </w:rPrChange>
              </w:rPr>
            </w:pPr>
            <w:r w:rsidRPr="00876958">
              <w:rPr>
                <w:rFonts w:eastAsia="Helvetica" w:hAnsi="Helvetica" w:cs="Helvetica"/>
                <w:color w:val="000000"/>
                <w:sz w:val="16"/>
                <w:szCs w:val="16"/>
                <w:rPrChange w:id="2895" w:author="Xolani Sibande" w:date="2023-11-29T08:31:00Z">
                  <w:rPr>
                    <w:rFonts w:eastAsia="Helvetica" w:hAnsi="Helvetica" w:cs="Helvetica"/>
                    <w:color w:val="000000"/>
                    <w:sz w:val="18"/>
                    <w:szCs w:val="18"/>
                  </w:rPr>
                </w:rPrChange>
              </w:rPr>
              <w:t>(0.2098)</w:t>
            </w:r>
          </w:p>
        </w:tc>
      </w:tr>
      <w:tr w:rsidR="00370EF6" w:rsidRPr="00876958" w14:paraId="7CE65F11"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896"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B791BEC"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897" w:author="Xolani Sibande" w:date="2023-11-29T08:31:00Z">
                  <w:rPr>
                    <w:sz w:val="18"/>
                    <w:szCs w:val="18"/>
                  </w:rPr>
                </w:rPrChange>
              </w:rPr>
            </w:pPr>
            <m:oMathPara>
              <m:oMath>
                <m:r>
                  <m:rPr>
                    <m:sty m:val="p"/>
                  </m:rPr>
                  <w:rPr>
                    <w:rFonts w:ascii="Cambria Math" w:hAnsi="Cambria Math"/>
                    <w:sz w:val="16"/>
                    <w:szCs w:val="16"/>
                    <w:rPrChange w:id="2898" w:author="Xolani Sibande" w:date="2023-11-29T08:31:00Z">
                      <w:rPr>
                        <w:rFonts w:ascii="Cambria Math" w:hAnsi="Cambria Math"/>
                        <w:sz w:val="18"/>
                        <w:szCs w:val="18"/>
                      </w:rPr>
                    </w:rPrChange>
                  </w:rPr>
                  <m:t>Δ</m:t>
                </m:r>
                <m:r>
                  <w:rPr>
                    <w:rFonts w:ascii="Cambria Math" w:hAnsi="Cambria Math"/>
                    <w:sz w:val="16"/>
                    <w:szCs w:val="16"/>
                    <w:rPrChange w:id="2899" w:author="Xolani Sibande" w:date="2023-11-29T08:31:00Z">
                      <w:rPr>
                        <w:rFonts w:ascii="Cambria Math" w:hAnsi="Cambria Math"/>
                        <w:sz w:val="18"/>
                        <w:szCs w:val="18"/>
                      </w:rPr>
                    </w:rPrChange>
                  </w:rPr>
                  <m:t>Deman</m:t>
                </m:r>
                <m:sSub>
                  <m:sSubPr>
                    <m:ctrlPr>
                      <w:rPr>
                        <w:rFonts w:ascii="Cambria Math" w:hAnsi="Cambria Math"/>
                        <w:sz w:val="16"/>
                        <w:szCs w:val="16"/>
                      </w:rPr>
                    </m:ctrlPr>
                  </m:sSubPr>
                  <m:e>
                    <m:r>
                      <w:rPr>
                        <w:rFonts w:ascii="Cambria Math" w:hAnsi="Cambria Math"/>
                        <w:sz w:val="16"/>
                        <w:szCs w:val="16"/>
                        <w:rPrChange w:id="2900" w:author="Xolani Sibande" w:date="2023-11-29T08:31:00Z">
                          <w:rPr>
                            <w:rFonts w:ascii="Cambria Math" w:hAnsi="Cambria Math"/>
                            <w:sz w:val="18"/>
                            <w:szCs w:val="18"/>
                          </w:rPr>
                        </w:rPrChange>
                      </w:rPr>
                      <m:t>d</m:t>
                    </m:r>
                  </m:e>
                  <m:sub>
                    <m:r>
                      <w:rPr>
                        <w:rFonts w:ascii="Cambria Math" w:hAnsi="Cambria Math"/>
                        <w:sz w:val="16"/>
                        <w:szCs w:val="16"/>
                        <w:rPrChange w:id="2901" w:author="Xolani Sibande" w:date="2023-11-29T08:31:00Z">
                          <w:rPr>
                            <w:rFonts w:ascii="Cambria Math" w:hAnsi="Cambria Math"/>
                            <w:sz w:val="18"/>
                            <w:szCs w:val="18"/>
                          </w:rPr>
                        </w:rPrChange>
                      </w:rPr>
                      <m:t>t,t-1</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02"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0310CCB"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03"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04"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4C49C7E"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05" w:author="Xolani Sibande" w:date="2023-11-29T08:31:00Z">
                  <w:rPr>
                    <w:sz w:val="18"/>
                    <w:szCs w:val="18"/>
                  </w:rPr>
                </w:rPrChange>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06"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5B451F5"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07" w:author="Xolani Sibande" w:date="2023-11-29T08:31:00Z">
                  <w:rPr>
                    <w:sz w:val="18"/>
                    <w:szCs w:val="18"/>
                  </w:rPr>
                </w:rPrChange>
              </w:rPr>
            </w:pPr>
            <w:r w:rsidRPr="00876958">
              <w:rPr>
                <w:rFonts w:eastAsia="Helvetica" w:hAnsi="Helvetica" w:cs="Helvetica"/>
                <w:color w:val="000000"/>
                <w:sz w:val="16"/>
                <w:szCs w:val="16"/>
                <w:rPrChange w:id="2908" w:author="Xolani Sibande" w:date="2023-11-29T08:31:00Z">
                  <w:rPr>
                    <w:rFonts w:eastAsia="Helvetica" w:hAnsi="Helvetica" w:cs="Helvetica"/>
                    <w:color w:val="000000"/>
                    <w:sz w:val="18"/>
                    <w:szCs w:val="18"/>
                  </w:rPr>
                </w:rPrChange>
              </w:rPr>
              <w:t>-0.0213*</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09"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1B90916"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10" w:author="Xolani Sibande" w:date="2023-11-29T08:31:00Z">
                  <w:rPr>
                    <w:sz w:val="18"/>
                    <w:szCs w:val="18"/>
                  </w:rPr>
                </w:rPrChange>
              </w:rPr>
            </w:pP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11"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29E45BE"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12" w:author="Xolani Sibande" w:date="2023-11-29T08:31:00Z">
                  <w:rPr>
                    <w:sz w:val="18"/>
                    <w:szCs w:val="18"/>
                  </w:rPr>
                </w:rPrChange>
              </w:rPr>
            </w:pPr>
            <w:r w:rsidRPr="00876958">
              <w:rPr>
                <w:rFonts w:eastAsia="Helvetica" w:hAnsi="Helvetica" w:cs="Helvetica"/>
                <w:color w:val="000000"/>
                <w:sz w:val="16"/>
                <w:szCs w:val="16"/>
                <w:rPrChange w:id="2913" w:author="Xolani Sibande" w:date="2023-11-29T08:31:00Z">
                  <w:rPr>
                    <w:rFonts w:eastAsia="Helvetica" w:hAnsi="Helvetica" w:cs="Helvetica"/>
                    <w:color w:val="000000"/>
                    <w:sz w:val="18"/>
                    <w:szCs w:val="18"/>
                  </w:rPr>
                </w:rPrChange>
              </w:rPr>
              <w:t>-0.0194*</w:t>
            </w:r>
          </w:p>
        </w:tc>
      </w:tr>
      <w:tr w:rsidR="00370EF6" w:rsidRPr="00876958" w14:paraId="238508C8"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14"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CDA063D"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915"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16"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32E1DC3"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17"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18"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38A63E"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19" w:author="Xolani Sibande" w:date="2023-11-29T08:31:00Z">
                  <w:rPr>
                    <w:sz w:val="18"/>
                    <w:szCs w:val="18"/>
                  </w:rPr>
                </w:rPrChange>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20"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74E81A6"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21" w:author="Xolani Sibande" w:date="2023-11-29T08:31:00Z">
                  <w:rPr>
                    <w:sz w:val="18"/>
                    <w:szCs w:val="18"/>
                  </w:rPr>
                </w:rPrChange>
              </w:rPr>
            </w:pPr>
            <w:r w:rsidRPr="00876958">
              <w:rPr>
                <w:rFonts w:eastAsia="Helvetica" w:hAnsi="Helvetica" w:cs="Helvetica"/>
                <w:color w:val="000000"/>
                <w:sz w:val="16"/>
                <w:szCs w:val="16"/>
                <w:rPrChange w:id="2922" w:author="Xolani Sibande" w:date="2023-11-29T08:31:00Z">
                  <w:rPr>
                    <w:rFonts w:eastAsia="Helvetica" w:hAnsi="Helvetica" w:cs="Helvetica"/>
                    <w:color w:val="000000"/>
                    <w:sz w:val="18"/>
                    <w:szCs w:val="18"/>
                  </w:rPr>
                </w:rPrChange>
              </w:rPr>
              <w:t>(0.0122)</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23"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9D09114"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24" w:author="Xolani Sibande" w:date="2023-11-29T08:31:00Z">
                  <w:rPr>
                    <w:sz w:val="18"/>
                    <w:szCs w:val="18"/>
                  </w:rPr>
                </w:rPrChange>
              </w:rPr>
            </w:pP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25"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15A6297"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26" w:author="Xolani Sibande" w:date="2023-11-29T08:31:00Z">
                  <w:rPr>
                    <w:sz w:val="18"/>
                    <w:szCs w:val="18"/>
                  </w:rPr>
                </w:rPrChange>
              </w:rPr>
            </w:pPr>
            <w:r w:rsidRPr="00876958">
              <w:rPr>
                <w:rFonts w:eastAsia="Helvetica" w:hAnsi="Helvetica" w:cs="Helvetica"/>
                <w:color w:val="000000"/>
                <w:sz w:val="16"/>
                <w:szCs w:val="16"/>
                <w:rPrChange w:id="2927" w:author="Xolani Sibande" w:date="2023-11-29T08:31:00Z">
                  <w:rPr>
                    <w:rFonts w:eastAsia="Helvetica" w:hAnsi="Helvetica" w:cs="Helvetica"/>
                    <w:color w:val="000000"/>
                    <w:sz w:val="18"/>
                    <w:szCs w:val="18"/>
                  </w:rPr>
                </w:rPrChange>
              </w:rPr>
              <w:t>(0.0103)</w:t>
            </w:r>
          </w:p>
        </w:tc>
      </w:tr>
      <w:tr w:rsidR="00370EF6" w:rsidRPr="00876958" w14:paraId="1181673D"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28"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1AEB6E6"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929" w:author="Xolani Sibande" w:date="2023-11-29T08:31:00Z">
                  <w:rPr>
                    <w:sz w:val="18"/>
                    <w:szCs w:val="18"/>
                  </w:rPr>
                </w:rPrChange>
              </w:rPr>
            </w:pPr>
            <m:oMathPara>
              <m:oMath>
                <m:r>
                  <w:rPr>
                    <w:rFonts w:ascii="Cambria Math" w:hAnsi="Cambria Math"/>
                    <w:sz w:val="16"/>
                    <w:szCs w:val="16"/>
                    <w:rPrChange w:id="2930" w:author="Xolani Sibande" w:date="2023-11-29T08:31: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2931" w:author="Xolani Sibande" w:date="2023-11-29T08:31:00Z">
                          <w:rPr>
                            <w:rFonts w:ascii="Cambria Math" w:hAnsi="Cambria Math"/>
                            <w:sz w:val="18"/>
                            <w:szCs w:val="18"/>
                          </w:rPr>
                        </w:rPrChange>
                      </w:rPr>
                      <m:t>A</m:t>
                    </m:r>
                  </m:e>
                  <m:sub>
                    <m:r>
                      <w:rPr>
                        <w:rFonts w:ascii="Cambria Math" w:hAnsi="Cambria Math"/>
                        <w:sz w:val="16"/>
                        <w:szCs w:val="16"/>
                        <w:rPrChange w:id="2932" w:author="Xolani Sibande" w:date="2023-11-29T08:31:00Z">
                          <w:rPr>
                            <w:rFonts w:ascii="Cambria Math" w:hAnsi="Cambria Math"/>
                            <w:sz w:val="18"/>
                            <w:szCs w:val="18"/>
                          </w:rPr>
                        </w:rPrChange>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33"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6AB7204"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34"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35"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A41E2D6"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36" w:author="Xolani Sibande" w:date="2023-11-29T08:31:00Z">
                  <w:rPr>
                    <w:sz w:val="18"/>
                    <w:szCs w:val="18"/>
                  </w:rPr>
                </w:rPrChange>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37"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CA80E59"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38"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39"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63B47AB"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40" w:author="Xolani Sibande" w:date="2023-11-29T08:31:00Z">
                  <w:rPr>
                    <w:sz w:val="18"/>
                    <w:szCs w:val="18"/>
                  </w:rPr>
                </w:rPrChange>
              </w:rPr>
            </w:pPr>
            <w:r w:rsidRPr="00876958">
              <w:rPr>
                <w:rFonts w:eastAsia="Helvetica" w:hAnsi="Helvetica" w:cs="Helvetica"/>
                <w:color w:val="000000"/>
                <w:sz w:val="16"/>
                <w:szCs w:val="16"/>
                <w:rPrChange w:id="2941" w:author="Xolani Sibande" w:date="2023-11-29T08:31:00Z">
                  <w:rPr>
                    <w:rFonts w:eastAsia="Helvetica" w:hAnsi="Helvetica" w:cs="Helvetica"/>
                    <w:color w:val="000000"/>
                    <w:sz w:val="18"/>
                    <w:szCs w:val="18"/>
                  </w:rPr>
                </w:rPrChange>
              </w:rPr>
              <w:t>2.7782</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42"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B395511"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43" w:author="Xolani Sibande" w:date="2023-11-29T08:31:00Z">
                  <w:rPr>
                    <w:sz w:val="18"/>
                    <w:szCs w:val="18"/>
                  </w:rPr>
                </w:rPrChange>
              </w:rPr>
            </w:pPr>
            <w:r w:rsidRPr="00876958">
              <w:rPr>
                <w:rFonts w:eastAsia="Helvetica" w:hAnsi="Helvetica" w:cs="Helvetica"/>
                <w:color w:val="000000"/>
                <w:sz w:val="16"/>
                <w:szCs w:val="16"/>
                <w:rPrChange w:id="2944" w:author="Xolani Sibande" w:date="2023-11-29T08:31:00Z">
                  <w:rPr>
                    <w:rFonts w:eastAsia="Helvetica" w:hAnsi="Helvetica" w:cs="Helvetica"/>
                    <w:color w:val="000000"/>
                    <w:sz w:val="18"/>
                    <w:szCs w:val="18"/>
                  </w:rPr>
                </w:rPrChange>
              </w:rPr>
              <w:t>2.0878</w:t>
            </w:r>
          </w:p>
        </w:tc>
      </w:tr>
      <w:tr w:rsidR="00370EF6" w:rsidRPr="00876958" w14:paraId="63DE71D2"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45"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C623E97"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946"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47"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007FFDF"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48"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49"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DEFDFC2"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50" w:author="Xolani Sibande" w:date="2023-11-29T08:31:00Z">
                  <w:rPr>
                    <w:sz w:val="18"/>
                    <w:szCs w:val="18"/>
                  </w:rPr>
                </w:rPrChange>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51"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667F5D5"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52"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53"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D4EDCD8"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54" w:author="Xolani Sibande" w:date="2023-11-29T08:31:00Z">
                  <w:rPr>
                    <w:sz w:val="18"/>
                    <w:szCs w:val="18"/>
                  </w:rPr>
                </w:rPrChange>
              </w:rPr>
            </w:pPr>
            <w:r w:rsidRPr="00876958">
              <w:rPr>
                <w:rFonts w:eastAsia="Helvetica" w:hAnsi="Helvetica" w:cs="Helvetica"/>
                <w:color w:val="000000"/>
                <w:sz w:val="16"/>
                <w:szCs w:val="16"/>
                <w:rPrChange w:id="2955" w:author="Xolani Sibande" w:date="2023-11-29T08:31:00Z">
                  <w:rPr>
                    <w:rFonts w:eastAsia="Helvetica" w:hAnsi="Helvetica" w:cs="Helvetica"/>
                    <w:color w:val="000000"/>
                    <w:sz w:val="18"/>
                    <w:szCs w:val="18"/>
                  </w:rPr>
                </w:rPrChange>
              </w:rPr>
              <w:t>(4.1950)</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56"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57B3CF7"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57" w:author="Xolani Sibande" w:date="2023-11-29T08:31:00Z">
                  <w:rPr>
                    <w:sz w:val="18"/>
                    <w:szCs w:val="18"/>
                  </w:rPr>
                </w:rPrChange>
              </w:rPr>
            </w:pPr>
            <w:r w:rsidRPr="00876958">
              <w:rPr>
                <w:rFonts w:eastAsia="Helvetica" w:hAnsi="Helvetica" w:cs="Helvetica"/>
                <w:color w:val="000000"/>
                <w:sz w:val="16"/>
                <w:szCs w:val="16"/>
                <w:rPrChange w:id="2958" w:author="Xolani Sibande" w:date="2023-11-29T08:31:00Z">
                  <w:rPr>
                    <w:rFonts w:eastAsia="Helvetica" w:hAnsi="Helvetica" w:cs="Helvetica"/>
                    <w:color w:val="000000"/>
                    <w:sz w:val="18"/>
                    <w:szCs w:val="18"/>
                  </w:rPr>
                </w:rPrChange>
              </w:rPr>
              <w:t>(3.9166)</w:t>
            </w:r>
          </w:p>
        </w:tc>
      </w:tr>
      <w:tr w:rsidR="00370EF6" w:rsidRPr="00876958" w14:paraId="46F99598"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59"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7C177ED"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960" w:author="Xolani Sibande" w:date="2023-11-29T08:31:00Z">
                  <w:rPr>
                    <w:sz w:val="18"/>
                    <w:szCs w:val="18"/>
                  </w:rPr>
                </w:rPrChange>
              </w:rPr>
            </w:pPr>
            <m:oMathPara>
              <m:oMath>
                <m:r>
                  <w:rPr>
                    <w:rFonts w:ascii="Cambria Math" w:hAnsi="Cambria Math"/>
                    <w:sz w:val="16"/>
                    <w:szCs w:val="16"/>
                    <w:rPrChange w:id="2961" w:author="Xolani Sibande" w:date="2023-11-29T08:31: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2962" w:author="Xolani Sibande" w:date="2023-11-29T08:31:00Z">
                          <w:rPr>
                            <w:rFonts w:ascii="Cambria Math" w:hAnsi="Cambria Math"/>
                            <w:sz w:val="18"/>
                            <w:szCs w:val="18"/>
                          </w:rPr>
                        </w:rPrChange>
                      </w:rPr>
                      <m:t>E</m:t>
                    </m:r>
                  </m:e>
                  <m:sub>
                    <m:r>
                      <w:rPr>
                        <w:rFonts w:ascii="Cambria Math" w:hAnsi="Cambria Math"/>
                        <w:sz w:val="16"/>
                        <w:szCs w:val="16"/>
                        <w:rPrChange w:id="2963" w:author="Xolani Sibande" w:date="2023-11-29T08:31:00Z">
                          <w:rPr>
                            <w:rFonts w:ascii="Cambria Math" w:hAnsi="Cambria Math"/>
                            <w:sz w:val="18"/>
                            <w:szCs w:val="18"/>
                          </w:rPr>
                        </w:rPrChange>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64"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422BBDB"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65"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66"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38D8498"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67" w:author="Xolani Sibande" w:date="2023-11-29T08:31:00Z">
                  <w:rPr>
                    <w:sz w:val="18"/>
                    <w:szCs w:val="18"/>
                  </w:rPr>
                </w:rPrChange>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68"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724925D"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69"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70"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10FB6C7"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71" w:author="Xolani Sibande" w:date="2023-11-29T08:31:00Z">
                  <w:rPr>
                    <w:sz w:val="18"/>
                    <w:szCs w:val="18"/>
                  </w:rPr>
                </w:rPrChange>
              </w:rPr>
            </w:pPr>
            <w:r w:rsidRPr="00876958">
              <w:rPr>
                <w:rFonts w:eastAsia="Helvetica" w:hAnsi="Helvetica" w:cs="Helvetica"/>
                <w:color w:val="000000"/>
                <w:sz w:val="16"/>
                <w:szCs w:val="16"/>
                <w:rPrChange w:id="2972" w:author="Xolani Sibande" w:date="2023-11-29T08:31:00Z">
                  <w:rPr>
                    <w:rFonts w:eastAsia="Helvetica" w:hAnsi="Helvetica" w:cs="Helvetica"/>
                    <w:color w:val="000000"/>
                    <w:sz w:val="18"/>
                    <w:szCs w:val="18"/>
                  </w:rPr>
                </w:rPrChange>
              </w:rPr>
              <w:t>-0.2210</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73"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2E3C497"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74" w:author="Xolani Sibande" w:date="2023-11-29T08:31:00Z">
                  <w:rPr>
                    <w:sz w:val="18"/>
                    <w:szCs w:val="18"/>
                  </w:rPr>
                </w:rPrChange>
              </w:rPr>
            </w:pPr>
            <w:r w:rsidRPr="00876958">
              <w:rPr>
                <w:rFonts w:eastAsia="Helvetica" w:hAnsi="Helvetica" w:cs="Helvetica"/>
                <w:color w:val="000000"/>
                <w:sz w:val="16"/>
                <w:szCs w:val="16"/>
                <w:rPrChange w:id="2975" w:author="Xolani Sibande" w:date="2023-11-29T08:31:00Z">
                  <w:rPr>
                    <w:rFonts w:eastAsia="Helvetica" w:hAnsi="Helvetica" w:cs="Helvetica"/>
                    <w:color w:val="000000"/>
                    <w:sz w:val="18"/>
                    <w:szCs w:val="18"/>
                  </w:rPr>
                </w:rPrChange>
              </w:rPr>
              <w:t>-0.1838</w:t>
            </w:r>
          </w:p>
        </w:tc>
      </w:tr>
      <w:tr w:rsidR="00370EF6" w:rsidRPr="00876958" w14:paraId="6812D581"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76"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FECBFA8"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977"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78"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8818F42"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79"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80"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D61C14D"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81" w:author="Xolani Sibande" w:date="2023-11-29T08:31:00Z">
                  <w:rPr>
                    <w:sz w:val="18"/>
                    <w:szCs w:val="18"/>
                  </w:rPr>
                </w:rPrChange>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82"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A417726"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83"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84"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C84ADEA"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85" w:author="Xolani Sibande" w:date="2023-11-29T08:31:00Z">
                  <w:rPr>
                    <w:sz w:val="18"/>
                    <w:szCs w:val="18"/>
                  </w:rPr>
                </w:rPrChange>
              </w:rPr>
            </w:pPr>
            <w:r w:rsidRPr="00876958">
              <w:rPr>
                <w:rFonts w:eastAsia="Helvetica" w:hAnsi="Helvetica" w:cs="Helvetica"/>
                <w:color w:val="000000"/>
                <w:sz w:val="16"/>
                <w:szCs w:val="16"/>
                <w:rPrChange w:id="2986" w:author="Xolani Sibande" w:date="2023-11-29T08:31:00Z">
                  <w:rPr>
                    <w:rFonts w:eastAsia="Helvetica" w:hAnsi="Helvetica" w:cs="Helvetica"/>
                    <w:color w:val="000000"/>
                    <w:sz w:val="18"/>
                    <w:szCs w:val="18"/>
                  </w:rPr>
                </w:rPrChange>
              </w:rPr>
              <w:t>(0.3458)</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87"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910E44B"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88" w:author="Xolani Sibande" w:date="2023-11-29T08:31:00Z">
                  <w:rPr>
                    <w:sz w:val="18"/>
                    <w:szCs w:val="18"/>
                  </w:rPr>
                </w:rPrChange>
              </w:rPr>
            </w:pPr>
            <w:r w:rsidRPr="00876958">
              <w:rPr>
                <w:rFonts w:eastAsia="Helvetica" w:hAnsi="Helvetica" w:cs="Helvetica"/>
                <w:color w:val="000000"/>
                <w:sz w:val="16"/>
                <w:szCs w:val="16"/>
                <w:rPrChange w:id="2989" w:author="Xolani Sibande" w:date="2023-11-29T08:31:00Z">
                  <w:rPr>
                    <w:rFonts w:eastAsia="Helvetica" w:hAnsi="Helvetica" w:cs="Helvetica"/>
                    <w:color w:val="000000"/>
                    <w:sz w:val="18"/>
                    <w:szCs w:val="18"/>
                  </w:rPr>
                </w:rPrChange>
              </w:rPr>
              <w:t>(0.3276)</w:t>
            </w:r>
          </w:p>
        </w:tc>
      </w:tr>
      <w:tr w:rsidR="00370EF6" w:rsidRPr="00876958" w14:paraId="5966B65B"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90"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595A1E9"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2991" w:author="Xolani Sibande" w:date="2023-11-29T08:31:00Z">
                  <w:rPr>
                    <w:sz w:val="18"/>
                    <w:szCs w:val="18"/>
                  </w:rPr>
                </w:rPrChange>
              </w:rPr>
            </w:pPr>
            <m:oMathPara>
              <m:oMath>
                <m:r>
                  <w:rPr>
                    <w:rFonts w:ascii="Cambria Math" w:hAnsi="Cambria Math"/>
                    <w:sz w:val="16"/>
                    <w:szCs w:val="16"/>
                    <w:rPrChange w:id="2992" w:author="Xolani Sibande" w:date="2023-11-29T08:31:00Z">
                      <w:rPr>
                        <w:rFonts w:ascii="Cambria Math" w:hAnsi="Cambria Math"/>
                        <w:sz w:val="18"/>
                        <w:szCs w:val="18"/>
                      </w:rPr>
                    </w:rPrChange>
                  </w:rPr>
                  <m:t>Liquidit</m:t>
                </m:r>
                <m:sSub>
                  <m:sSubPr>
                    <m:ctrlPr>
                      <w:rPr>
                        <w:rFonts w:ascii="Cambria Math" w:hAnsi="Cambria Math"/>
                        <w:sz w:val="16"/>
                        <w:szCs w:val="16"/>
                      </w:rPr>
                    </m:ctrlPr>
                  </m:sSubPr>
                  <m:e>
                    <m:r>
                      <w:rPr>
                        <w:rFonts w:ascii="Cambria Math" w:hAnsi="Cambria Math"/>
                        <w:sz w:val="16"/>
                        <w:szCs w:val="16"/>
                        <w:rPrChange w:id="2993" w:author="Xolani Sibande" w:date="2023-11-29T08:31:00Z">
                          <w:rPr>
                            <w:rFonts w:ascii="Cambria Math" w:hAnsi="Cambria Math"/>
                            <w:sz w:val="18"/>
                            <w:szCs w:val="18"/>
                          </w:rPr>
                        </w:rPrChange>
                      </w:rPr>
                      <m:t>y</m:t>
                    </m:r>
                  </m:e>
                  <m:sub>
                    <m:r>
                      <w:rPr>
                        <w:rFonts w:ascii="Cambria Math" w:hAnsi="Cambria Math"/>
                        <w:sz w:val="16"/>
                        <w:szCs w:val="16"/>
                        <w:rPrChange w:id="2994" w:author="Xolani Sibande" w:date="2023-11-29T08:31:00Z">
                          <w:rPr>
                            <w:rFonts w:ascii="Cambria Math" w:hAnsi="Cambria Math"/>
                            <w:sz w:val="18"/>
                            <w:szCs w:val="18"/>
                          </w:rPr>
                        </w:rPrChange>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95"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8713EA3"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96"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97"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B7CC8A2"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2998" w:author="Xolani Sibande" w:date="2023-11-29T08:31:00Z">
                  <w:rPr>
                    <w:sz w:val="18"/>
                    <w:szCs w:val="18"/>
                  </w:rPr>
                </w:rPrChange>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2999"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D29CB63"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00"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01"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76C7B52"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02" w:author="Xolani Sibande" w:date="2023-11-29T08:31:00Z">
                  <w:rPr>
                    <w:sz w:val="18"/>
                    <w:szCs w:val="18"/>
                  </w:rPr>
                </w:rPrChange>
              </w:rPr>
            </w:pPr>
            <w:r w:rsidRPr="00876958">
              <w:rPr>
                <w:rFonts w:eastAsia="Helvetica" w:hAnsi="Helvetica" w:cs="Helvetica"/>
                <w:color w:val="000000"/>
                <w:sz w:val="16"/>
                <w:szCs w:val="16"/>
                <w:rPrChange w:id="3003" w:author="Xolani Sibande" w:date="2023-11-29T08:31:00Z">
                  <w:rPr>
                    <w:rFonts w:eastAsia="Helvetica" w:hAnsi="Helvetica" w:cs="Helvetica"/>
                    <w:color w:val="000000"/>
                    <w:sz w:val="18"/>
                    <w:szCs w:val="18"/>
                  </w:rPr>
                </w:rPrChange>
              </w:rPr>
              <w:t>-0.0153</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04"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7C3B0E9"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05" w:author="Xolani Sibande" w:date="2023-11-29T08:31:00Z">
                  <w:rPr>
                    <w:sz w:val="18"/>
                    <w:szCs w:val="18"/>
                  </w:rPr>
                </w:rPrChange>
              </w:rPr>
            </w:pPr>
            <w:r w:rsidRPr="00876958">
              <w:rPr>
                <w:rFonts w:eastAsia="Helvetica" w:hAnsi="Helvetica" w:cs="Helvetica"/>
                <w:color w:val="000000"/>
                <w:sz w:val="16"/>
                <w:szCs w:val="16"/>
                <w:rPrChange w:id="3006" w:author="Xolani Sibande" w:date="2023-11-29T08:31:00Z">
                  <w:rPr>
                    <w:rFonts w:eastAsia="Helvetica" w:hAnsi="Helvetica" w:cs="Helvetica"/>
                    <w:color w:val="000000"/>
                    <w:sz w:val="18"/>
                    <w:szCs w:val="18"/>
                  </w:rPr>
                </w:rPrChange>
              </w:rPr>
              <w:t>-0.0089</w:t>
            </w:r>
          </w:p>
        </w:tc>
      </w:tr>
      <w:tr w:rsidR="00370EF6" w:rsidRPr="00876958" w14:paraId="4F9739A8" w14:textId="77777777" w:rsidTr="00CD278B">
        <w:trPr>
          <w:trHeight w:hRule="exact" w:val="340"/>
        </w:trPr>
        <w:tc>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007" w:author="Xolani Sibande" w:date="2023-11-29T09:20:00Z">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46EA77C"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008" w:author="Xolani Sibande" w:date="2023-11-29T08:31:00Z">
                  <w:rPr>
                    <w:sz w:val="18"/>
                    <w:szCs w:val="18"/>
                  </w:rPr>
                </w:rPrChange>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009" w:author="Xolani Sibande" w:date="2023-11-29T09:20:00Z">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41C2580"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10" w:author="Xolani Sibande" w:date="2023-11-29T08:31:00Z">
                  <w:rPr>
                    <w:sz w:val="18"/>
                    <w:szCs w:val="18"/>
                  </w:rPr>
                </w:rPrChange>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011" w:author="Xolani Sibande" w:date="2023-11-29T09:20:00Z">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6D77718"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12" w:author="Xolani Sibande" w:date="2023-11-29T08:31:00Z">
                  <w:rPr>
                    <w:sz w:val="18"/>
                    <w:szCs w:val="18"/>
                  </w:rPr>
                </w:rPrChange>
              </w:rPr>
            </w:pPr>
          </w:p>
        </w:tc>
        <w:tc>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013" w:author="Xolani Sibande" w:date="2023-11-29T09:20:00Z">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3009429"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14" w:author="Xolani Sibande" w:date="2023-11-29T08:31:00Z">
                  <w:rPr>
                    <w:sz w:val="18"/>
                    <w:szCs w:val="18"/>
                  </w:rPr>
                </w:rPrChange>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015" w:author="Xolani Sibande" w:date="2023-11-29T09:20:00Z">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840A476"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16" w:author="Xolani Sibande" w:date="2023-11-29T08:31:00Z">
                  <w:rPr>
                    <w:sz w:val="18"/>
                    <w:szCs w:val="18"/>
                  </w:rPr>
                </w:rPrChange>
              </w:rPr>
            </w:pPr>
            <w:r w:rsidRPr="00876958">
              <w:rPr>
                <w:rFonts w:eastAsia="Helvetica" w:hAnsi="Helvetica" w:cs="Helvetica"/>
                <w:color w:val="000000"/>
                <w:sz w:val="16"/>
                <w:szCs w:val="16"/>
                <w:rPrChange w:id="3017" w:author="Xolani Sibande" w:date="2023-11-29T08:31:00Z">
                  <w:rPr>
                    <w:rFonts w:eastAsia="Helvetica" w:hAnsi="Helvetica" w:cs="Helvetica"/>
                    <w:color w:val="000000"/>
                    <w:sz w:val="18"/>
                    <w:szCs w:val="18"/>
                  </w:rPr>
                </w:rPrChange>
              </w:rPr>
              <w:t>(0.0233)</w:t>
            </w:r>
          </w:p>
        </w:tc>
        <w:tc>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018" w:author="Xolani Sibande" w:date="2023-11-29T09:20:00Z">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2F22C37"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19" w:author="Xolani Sibande" w:date="2023-11-29T08:31:00Z">
                  <w:rPr>
                    <w:sz w:val="18"/>
                    <w:szCs w:val="18"/>
                  </w:rPr>
                </w:rPrChange>
              </w:rPr>
            </w:pPr>
            <w:r w:rsidRPr="00876958">
              <w:rPr>
                <w:rFonts w:eastAsia="Helvetica" w:hAnsi="Helvetica" w:cs="Helvetica"/>
                <w:color w:val="000000"/>
                <w:sz w:val="16"/>
                <w:szCs w:val="16"/>
                <w:rPrChange w:id="3020" w:author="Xolani Sibande" w:date="2023-11-29T08:31:00Z">
                  <w:rPr>
                    <w:rFonts w:eastAsia="Helvetica" w:hAnsi="Helvetica" w:cs="Helvetica"/>
                    <w:color w:val="000000"/>
                    <w:sz w:val="18"/>
                    <w:szCs w:val="18"/>
                  </w:rPr>
                </w:rPrChange>
              </w:rPr>
              <w:t>(0.0241)</w:t>
            </w:r>
          </w:p>
        </w:tc>
      </w:tr>
      <w:tr w:rsidR="00370EF6" w:rsidRPr="00876958" w14:paraId="2AA0688A" w14:textId="77777777" w:rsidTr="00CD278B">
        <w:trPr>
          <w:trHeight w:hRule="exact" w:val="340"/>
        </w:trPr>
        <w:tc>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21" w:author="Xolani Sibande" w:date="2023-11-29T09:20:00Z">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78BCFA6"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022" w:author="Xolani Sibande" w:date="2023-11-29T08:31:00Z">
                  <w:rPr>
                    <w:sz w:val="18"/>
                    <w:szCs w:val="18"/>
                  </w:rPr>
                </w:rPrChange>
              </w:rPr>
            </w:pPr>
            <w:r w:rsidRPr="00876958">
              <w:rPr>
                <w:rFonts w:eastAsia="Helvetica" w:hAnsi="Helvetica" w:cs="Helvetica"/>
                <w:color w:val="000000"/>
                <w:sz w:val="16"/>
                <w:szCs w:val="16"/>
                <w:rPrChange w:id="3023" w:author="Xolani Sibande" w:date="2023-11-29T08:31:00Z">
                  <w:rPr>
                    <w:rFonts w:eastAsia="Helvetica" w:hAnsi="Helvetica" w:cs="Helvetica"/>
                    <w:color w:val="000000"/>
                    <w:sz w:val="18"/>
                    <w:szCs w:val="18"/>
                  </w:rPr>
                </w:rPrChange>
              </w:rPr>
              <w:t>Num.Obs.</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24" w:author="Xolani Sibande" w:date="2023-11-29T09:20:00Z">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9AA098B"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25" w:author="Xolani Sibande" w:date="2023-11-29T08:31:00Z">
                  <w:rPr>
                    <w:sz w:val="18"/>
                    <w:szCs w:val="18"/>
                  </w:rPr>
                </w:rPrChange>
              </w:rPr>
            </w:pPr>
            <w:r w:rsidRPr="00876958">
              <w:rPr>
                <w:rFonts w:eastAsia="Helvetica" w:hAnsi="Helvetica" w:cs="Helvetica"/>
                <w:color w:val="000000"/>
                <w:sz w:val="16"/>
                <w:szCs w:val="16"/>
                <w:rPrChange w:id="3026" w:author="Xolani Sibande" w:date="2023-11-29T08:31:00Z">
                  <w:rPr>
                    <w:rFonts w:eastAsia="Helvetica" w:hAnsi="Helvetica" w:cs="Helvetica"/>
                    <w:color w:val="000000"/>
                    <w:sz w:val="18"/>
                    <w:szCs w:val="18"/>
                  </w:rPr>
                </w:rPrChange>
              </w:rPr>
              <w:t>372</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27" w:author="Xolani Sibande" w:date="2023-11-29T09:20:00Z">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B3CE540"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28" w:author="Xolani Sibande" w:date="2023-11-29T08:31:00Z">
                  <w:rPr>
                    <w:sz w:val="18"/>
                    <w:szCs w:val="18"/>
                  </w:rPr>
                </w:rPrChange>
              </w:rPr>
            </w:pPr>
            <w:r w:rsidRPr="00876958">
              <w:rPr>
                <w:rFonts w:eastAsia="Helvetica" w:hAnsi="Helvetica" w:cs="Helvetica"/>
                <w:color w:val="000000"/>
                <w:sz w:val="16"/>
                <w:szCs w:val="16"/>
                <w:rPrChange w:id="3029" w:author="Xolani Sibande" w:date="2023-11-29T08:31:00Z">
                  <w:rPr>
                    <w:rFonts w:eastAsia="Helvetica" w:hAnsi="Helvetica" w:cs="Helvetica"/>
                    <w:color w:val="000000"/>
                    <w:sz w:val="18"/>
                    <w:szCs w:val="18"/>
                  </w:rPr>
                </w:rPrChange>
              </w:rPr>
              <w:t>372</w:t>
            </w:r>
          </w:p>
        </w:tc>
        <w:tc>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30" w:author="Xolani Sibande" w:date="2023-11-29T09:20:00Z">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A33943B"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31" w:author="Xolani Sibande" w:date="2023-11-29T08:31:00Z">
                  <w:rPr>
                    <w:sz w:val="18"/>
                    <w:szCs w:val="18"/>
                  </w:rPr>
                </w:rPrChange>
              </w:rPr>
            </w:pPr>
            <w:r w:rsidRPr="00876958">
              <w:rPr>
                <w:rFonts w:eastAsia="Helvetica" w:hAnsi="Helvetica" w:cs="Helvetica"/>
                <w:color w:val="000000"/>
                <w:sz w:val="16"/>
                <w:szCs w:val="16"/>
                <w:rPrChange w:id="3032" w:author="Xolani Sibande" w:date="2023-11-29T08:31:00Z">
                  <w:rPr>
                    <w:rFonts w:eastAsia="Helvetica" w:hAnsi="Helvetica" w:cs="Helvetica"/>
                    <w:color w:val="000000"/>
                    <w:sz w:val="18"/>
                    <w:szCs w:val="18"/>
                  </w:rPr>
                </w:rPrChange>
              </w:rPr>
              <w:t>368</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33" w:author="Xolani Sibande" w:date="2023-11-29T09:20:00Z">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7CA55F3"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34" w:author="Xolani Sibande" w:date="2023-11-29T08:31:00Z">
                  <w:rPr>
                    <w:sz w:val="18"/>
                    <w:szCs w:val="18"/>
                  </w:rPr>
                </w:rPrChange>
              </w:rPr>
            </w:pPr>
            <w:r w:rsidRPr="00876958">
              <w:rPr>
                <w:rFonts w:eastAsia="Helvetica" w:hAnsi="Helvetica" w:cs="Helvetica"/>
                <w:color w:val="000000"/>
                <w:sz w:val="16"/>
                <w:szCs w:val="16"/>
                <w:rPrChange w:id="3035" w:author="Xolani Sibande" w:date="2023-11-29T08:31:00Z">
                  <w:rPr>
                    <w:rFonts w:eastAsia="Helvetica" w:hAnsi="Helvetica" w:cs="Helvetica"/>
                    <w:color w:val="000000"/>
                    <w:sz w:val="18"/>
                    <w:szCs w:val="18"/>
                  </w:rPr>
                </w:rPrChange>
              </w:rPr>
              <w:t>368</w:t>
            </w:r>
          </w:p>
        </w:tc>
        <w:tc>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36" w:author="Xolani Sibande" w:date="2023-11-29T09:20:00Z">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8504629"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37" w:author="Xolani Sibande" w:date="2023-11-29T08:31:00Z">
                  <w:rPr>
                    <w:sz w:val="18"/>
                    <w:szCs w:val="18"/>
                  </w:rPr>
                </w:rPrChange>
              </w:rPr>
            </w:pPr>
            <w:r w:rsidRPr="00876958">
              <w:rPr>
                <w:rFonts w:eastAsia="Helvetica" w:hAnsi="Helvetica" w:cs="Helvetica"/>
                <w:color w:val="000000"/>
                <w:sz w:val="16"/>
                <w:szCs w:val="16"/>
                <w:rPrChange w:id="3038" w:author="Xolani Sibande" w:date="2023-11-29T08:31:00Z">
                  <w:rPr>
                    <w:rFonts w:eastAsia="Helvetica" w:hAnsi="Helvetica" w:cs="Helvetica"/>
                    <w:color w:val="000000"/>
                    <w:sz w:val="18"/>
                    <w:szCs w:val="18"/>
                  </w:rPr>
                </w:rPrChange>
              </w:rPr>
              <w:t>364</w:t>
            </w:r>
          </w:p>
        </w:tc>
      </w:tr>
      <w:tr w:rsidR="00370EF6" w:rsidRPr="00876958" w14:paraId="69394935"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39"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6D74135"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040" w:author="Xolani Sibande" w:date="2023-11-29T08:31:00Z">
                  <w:rPr>
                    <w:sz w:val="18"/>
                    <w:szCs w:val="18"/>
                  </w:rPr>
                </w:rPrChange>
              </w:rPr>
            </w:pPr>
            <w:r w:rsidRPr="00876958">
              <w:rPr>
                <w:rFonts w:eastAsia="Helvetica" w:hAnsi="Helvetica" w:cs="Helvetica"/>
                <w:color w:val="000000"/>
                <w:sz w:val="16"/>
                <w:szCs w:val="16"/>
                <w:rPrChange w:id="3041" w:author="Xolani Sibande" w:date="2023-11-29T08:31:00Z">
                  <w:rPr>
                    <w:rFonts w:eastAsia="Helvetica" w:hAnsi="Helvetica" w:cs="Helvetica"/>
                    <w:color w:val="000000"/>
                    <w:sz w:val="18"/>
                    <w:szCs w:val="18"/>
                  </w:rPr>
                </w:rPrChange>
              </w:rPr>
              <w:t>Adj.R squared</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42"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AED8E9B"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43" w:author="Xolani Sibande" w:date="2023-11-29T08:31:00Z">
                  <w:rPr>
                    <w:sz w:val="18"/>
                    <w:szCs w:val="18"/>
                  </w:rPr>
                </w:rPrChange>
              </w:rPr>
            </w:pPr>
            <w:r w:rsidRPr="00876958">
              <w:rPr>
                <w:rFonts w:eastAsia="Helvetica" w:hAnsi="Helvetica" w:cs="Helvetica"/>
                <w:color w:val="000000"/>
                <w:sz w:val="16"/>
                <w:szCs w:val="16"/>
                <w:rPrChange w:id="3044" w:author="Xolani Sibande" w:date="2023-11-29T08:31:00Z">
                  <w:rPr>
                    <w:rFonts w:eastAsia="Helvetica" w:hAnsi="Helvetica" w:cs="Helvetica"/>
                    <w:color w:val="000000"/>
                    <w:sz w:val="18"/>
                    <w:szCs w:val="18"/>
                  </w:rPr>
                </w:rPrChange>
              </w:rPr>
              <w:t>0.565</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45"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684AFEB"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46" w:author="Xolani Sibande" w:date="2023-11-29T08:31:00Z">
                  <w:rPr>
                    <w:sz w:val="18"/>
                    <w:szCs w:val="18"/>
                  </w:rPr>
                </w:rPrChange>
              </w:rPr>
            </w:pPr>
            <w:r w:rsidRPr="00876958">
              <w:rPr>
                <w:rFonts w:eastAsia="Helvetica" w:hAnsi="Helvetica" w:cs="Helvetica"/>
                <w:color w:val="000000"/>
                <w:sz w:val="16"/>
                <w:szCs w:val="16"/>
                <w:rPrChange w:id="3047" w:author="Xolani Sibande" w:date="2023-11-29T08:31:00Z">
                  <w:rPr>
                    <w:rFonts w:eastAsia="Helvetica" w:hAnsi="Helvetica" w:cs="Helvetica"/>
                    <w:color w:val="000000"/>
                    <w:sz w:val="18"/>
                    <w:szCs w:val="18"/>
                  </w:rPr>
                </w:rPrChange>
              </w:rPr>
              <w:t>0.564</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48"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B5D9B85"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49" w:author="Xolani Sibande" w:date="2023-11-29T08:31:00Z">
                  <w:rPr>
                    <w:sz w:val="18"/>
                    <w:szCs w:val="18"/>
                  </w:rPr>
                </w:rPrChange>
              </w:rPr>
            </w:pPr>
            <w:r w:rsidRPr="00876958">
              <w:rPr>
                <w:rFonts w:eastAsia="Helvetica" w:hAnsi="Helvetica" w:cs="Helvetica"/>
                <w:color w:val="000000"/>
                <w:sz w:val="16"/>
                <w:szCs w:val="16"/>
                <w:rPrChange w:id="3050" w:author="Xolani Sibande" w:date="2023-11-29T08:31:00Z">
                  <w:rPr>
                    <w:rFonts w:eastAsia="Helvetica" w:hAnsi="Helvetica" w:cs="Helvetica"/>
                    <w:color w:val="000000"/>
                    <w:sz w:val="18"/>
                    <w:szCs w:val="18"/>
                  </w:rPr>
                </w:rPrChange>
              </w:rPr>
              <w:t>0.580</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51"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1240C4A"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52" w:author="Xolani Sibande" w:date="2023-11-29T08:31:00Z">
                  <w:rPr>
                    <w:sz w:val="18"/>
                    <w:szCs w:val="18"/>
                  </w:rPr>
                </w:rPrChange>
              </w:rPr>
            </w:pPr>
            <w:r w:rsidRPr="00876958">
              <w:rPr>
                <w:rFonts w:eastAsia="Helvetica" w:hAnsi="Helvetica" w:cs="Helvetica"/>
                <w:color w:val="000000"/>
                <w:sz w:val="16"/>
                <w:szCs w:val="16"/>
                <w:rPrChange w:id="3053" w:author="Xolani Sibande" w:date="2023-11-29T08:31:00Z">
                  <w:rPr>
                    <w:rFonts w:eastAsia="Helvetica" w:hAnsi="Helvetica" w:cs="Helvetica"/>
                    <w:color w:val="000000"/>
                    <w:sz w:val="18"/>
                    <w:szCs w:val="18"/>
                  </w:rPr>
                </w:rPrChange>
              </w:rPr>
              <w:t>0.561</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54"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EF85DF5"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55" w:author="Xolani Sibande" w:date="2023-11-29T08:31:00Z">
                  <w:rPr>
                    <w:sz w:val="18"/>
                    <w:szCs w:val="18"/>
                  </w:rPr>
                </w:rPrChange>
              </w:rPr>
            </w:pPr>
            <w:r w:rsidRPr="00876958">
              <w:rPr>
                <w:rFonts w:eastAsia="Helvetica" w:hAnsi="Helvetica" w:cs="Helvetica"/>
                <w:color w:val="000000"/>
                <w:sz w:val="16"/>
                <w:szCs w:val="16"/>
                <w:rPrChange w:id="3056" w:author="Xolani Sibande" w:date="2023-11-29T08:31:00Z">
                  <w:rPr>
                    <w:rFonts w:eastAsia="Helvetica" w:hAnsi="Helvetica" w:cs="Helvetica"/>
                    <w:color w:val="000000"/>
                    <w:sz w:val="18"/>
                    <w:szCs w:val="18"/>
                  </w:rPr>
                </w:rPrChange>
              </w:rPr>
              <w:t>0.573</w:t>
            </w:r>
          </w:p>
        </w:tc>
      </w:tr>
      <w:tr w:rsidR="00370EF6" w:rsidRPr="00876958" w14:paraId="1AC63F33" w14:textId="77777777" w:rsidTr="00CD278B">
        <w:trPr>
          <w:trHeight w:hRule="exact" w:val="340"/>
        </w:trPr>
        <w:tc>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057" w:author="Xolani Sibande" w:date="2023-11-29T09:20:00Z">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5BA61DA"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058" w:author="Xolani Sibande" w:date="2023-11-29T08:31:00Z">
                  <w:rPr>
                    <w:sz w:val="18"/>
                    <w:szCs w:val="18"/>
                  </w:rPr>
                </w:rPrChange>
              </w:rPr>
            </w:pPr>
            <w:r w:rsidRPr="00876958">
              <w:rPr>
                <w:rFonts w:eastAsia="Helvetica" w:hAnsi="Helvetica" w:cs="Helvetica"/>
                <w:color w:val="000000"/>
                <w:sz w:val="16"/>
                <w:szCs w:val="16"/>
                <w:rPrChange w:id="3059" w:author="Xolani Sibande" w:date="2023-11-29T08:31:00Z">
                  <w:rPr>
                    <w:rFonts w:eastAsia="Helvetica" w:hAnsi="Helvetica" w:cs="Helvetica"/>
                    <w:color w:val="000000"/>
                    <w:sz w:val="18"/>
                    <w:szCs w:val="18"/>
                  </w:rPr>
                </w:rPrChange>
              </w:rPr>
              <w:t>Test of equality (p-value)</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060" w:author="Xolani Sibande" w:date="2023-11-29T09:20:00Z">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6A48BBBD"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61" w:author="Xolani Sibande" w:date="2023-11-29T08:31:00Z">
                  <w:rPr>
                    <w:sz w:val="18"/>
                    <w:szCs w:val="18"/>
                  </w:rPr>
                </w:rPrChange>
              </w:rPr>
            </w:pPr>
            <w:r w:rsidRPr="00876958">
              <w:rPr>
                <w:rFonts w:eastAsia="Helvetica" w:hAnsi="Helvetica" w:cs="Helvetica"/>
                <w:color w:val="000000"/>
                <w:sz w:val="16"/>
                <w:szCs w:val="16"/>
                <w:rPrChange w:id="3062" w:author="Xolani Sibande" w:date="2023-11-29T08:31:00Z">
                  <w:rPr>
                    <w:rFonts w:eastAsia="Helvetica" w:hAnsi="Helvetica" w:cs="Helvetica"/>
                    <w:color w:val="000000"/>
                    <w:sz w:val="18"/>
                    <w:szCs w:val="18"/>
                  </w:rPr>
                </w:rPrChange>
              </w:rPr>
              <w:t>0.05</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063" w:author="Xolani Sibande" w:date="2023-11-29T09:20:00Z">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3572FCF"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64" w:author="Xolani Sibande" w:date="2023-11-29T08:31:00Z">
                  <w:rPr>
                    <w:sz w:val="18"/>
                    <w:szCs w:val="18"/>
                  </w:rPr>
                </w:rPrChange>
              </w:rPr>
            </w:pPr>
            <w:r w:rsidRPr="00876958">
              <w:rPr>
                <w:rFonts w:eastAsia="Helvetica" w:hAnsi="Helvetica" w:cs="Helvetica"/>
                <w:color w:val="000000"/>
                <w:sz w:val="16"/>
                <w:szCs w:val="16"/>
                <w:rPrChange w:id="3065" w:author="Xolani Sibande" w:date="2023-11-29T08:31:00Z">
                  <w:rPr>
                    <w:rFonts w:eastAsia="Helvetica" w:hAnsi="Helvetica" w:cs="Helvetica"/>
                    <w:color w:val="000000"/>
                    <w:sz w:val="18"/>
                    <w:szCs w:val="18"/>
                  </w:rPr>
                </w:rPrChange>
              </w:rPr>
              <w:t>0.03</w:t>
            </w:r>
          </w:p>
        </w:tc>
        <w:tc>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066" w:author="Xolani Sibande" w:date="2023-11-29T09:20:00Z">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2D1CC20"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67" w:author="Xolani Sibande" w:date="2023-11-29T08:31:00Z">
                  <w:rPr>
                    <w:sz w:val="18"/>
                    <w:szCs w:val="18"/>
                  </w:rPr>
                </w:rPrChange>
              </w:rPr>
            </w:pPr>
            <w:r w:rsidRPr="00876958">
              <w:rPr>
                <w:rFonts w:eastAsia="Helvetica" w:hAnsi="Helvetica" w:cs="Helvetica"/>
                <w:color w:val="000000"/>
                <w:sz w:val="16"/>
                <w:szCs w:val="16"/>
                <w:rPrChange w:id="3068" w:author="Xolani Sibande" w:date="2023-11-29T08:31:00Z">
                  <w:rPr>
                    <w:rFonts w:eastAsia="Helvetica" w:hAnsi="Helvetica" w:cs="Helvetica"/>
                    <w:color w:val="000000"/>
                    <w:sz w:val="18"/>
                    <w:szCs w:val="18"/>
                  </w:rPr>
                </w:rPrChange>
              </w:rPr>
              <w:t>0.07</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069" w:author="Xolani Sibande" w:date="2023-11-29T09:20:00Z">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590BCBF"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70" w:author="Xolani Sibande" w:date="2023-11-29T08:31:00Z">
                  <w:rPr>
                    <w:sz w:val="18"/>
                    <w:szCs w:val="18"/>
                  </w:rPr>
                </w:rPrChange>
              </w:rPr>
            </w:pPr>
            <w:r w:rsidRPr="00876958">
              <w:rPr>
                <w:rFonts w:eastAsia="Helvetica" w:hAnsi="Helvetica" w:cs="Helvetica"/>
                <w:color w:val="000000"/>
                <w:sz w:val="16"/>
                <w:szCs w:val="16"/>
                <w:rPrChange w:id="3071" w:author="Xolani Sibande" w:date="2023-11-29T08:31:00Z">
                  <w:rPr>
                    <w:rFonts w:eastAsia="Helvetica" w:hAnsi="Helvetica" w:cs="Helvetica"/>
                    <w:color w:val="000000"/>
                    <w:sz w:val="18"/>
                    <w:szCs w:val="18"/>
                  </w:rPr>
                </w:rPrChange>
              </w:rPr>
              <w:t>0.02</w:t>
            </w:r>
          </w:p>
        </w:tc>
        <w:tc>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072" w:author="Xolani Sibande" w:date="2023-11-29T09:20:00Z">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CA5AC0D"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73" w:author="Xolani Sibande" w:date="2023-11-29T08:31:00Z">
                  <w:rPr>
                    <w:sz w:val="18"/>
                    <w:szCs w:val="18"/>
                  </w:rPr>
                </w:rPrChange>
              </w:rPr>
            </w:pPr>
            <w:r w:rsidRPr="00876958">
              <w:rPr>
                <w:rFonts w:eastAsia="Helvetica" w:hAnsi="Helvetica" w:cs="Helvetica"/>
                <w:color w:val="000000"/>
                <w:sz w:val="16"/>
                <w:szCs w:val="16"/>
                <w:rPrChange w:id="3074" w:author="Xolani Sibande" w:date="2023-11-29T08:31:00Z">
                  <w:rPr>
                    <w:rFonts w:eastAsia="Helvetica" w:hAnsi="Helvetica" w:cs="Helvetica"/>
                    <w:color w:val="000000"/>
                    <w:sz w:val="18"/>
                    <w:szCs w:val="18"/>
                  </w:rPr>
                </w:rPrChange>
              </w:rPr>
              <w:t>0.22</w:t>
            </w:r>
          </w:p>
        </w:tc>
      </w:tr>
      <w:tr w:rsidR="00370EF6" w:rsidRPr="00876958" w14:paraId="6DF121D4" w14:textId="77777777" w:rsidTr="00CD278B">
        <w:trPr>
          <w:trHeight w:hRule="exact" w:val="340"/>
        </w:trPr>
        <w:tc>
          <w:tcPr>
            <w:tcW w:w="170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075" w:author="Xolani Sibande" w:date="2023-11-29T09:20:00Z">
              <w:tcPr>
                <w:tcW w:w="170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2733E26"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076" w:author="Xolani Sibande" w:date="2023-11-29T08:31:00Z">
                  <w:rPr>
                    <w:sz w:val="18"/>
                    <w:szCs w:val="18"/>
                  </w:rPr>
                </w:rPrChange>
              </w:rPr>
            </w:pPr>
            <w:r w:rsidRPr="00876958">
              <w:rPr>
                <w:rFonts w:eastAsia="Helvetica" w:hAnsi="Helvetica" w:cs="Helvetica"/>
                <w:b/>
                <w:color w:val="000000"/>
                <w:sz w:val="16"/>
                <w:szCs w:val="16"/>
                <w:rPrChange w:id="3077" w:author="Xolani Sibande" w:date="2023-11-29T08:31:00Z">
                  <w:rPr>
                    <w:rFonts w:eastAsia="Helvetica" w:hAnsi="Helvetica" w:cs="Helvetica"/>
                    <w:b/>
                    <w:color w:val="000000"/>
                    <w:sz w:val="18"/>
                    <w:szCs w:val="18"/>
                  </w:rPr>
                </w:rPrChange>
              </w:rPr>
              <w:t>Household mortgage credit model</w:t>
            </w: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078" w:author="Xolani Sibande" w:date="2023-11-29T09:20:00Z">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A24219A"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79" w:author="Xolani Sibande" w:date="2023-11-29T08:31:00Z">
                  <w:rPr>
                    <w:sz w:val="18"/>
                    <w:szCs w:val="18"/>
                  </w:rPr>
                </w:rPrChange>
              </w:rPr>
            </w:pP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080" w:author="Xolani Sibande" w:date="2023-11-29T09:20:00Z">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729FD11"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81" w:author="Xolani Sibande" w:date="2023-11-29T08:31:00Z">
                  <w:rPr>
                    <w:sz w:val="18"/>
                    <w:szCs w:val="18"/>
                  </w:rPr>
                </w:rPrChange>
              </w:rPr>
            </w:pPr>
          </w:p>
        </w:tc>
        <w:tc>
          <w:tcPr>
            <w:tcW w:w="612"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082" w:author="Xolani Sibande" w:date="2023-11-29T09:20:00Z">
              <w:tcPr>
                <w:tcW w:w="612"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60DE5322"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83" w:author="Xolani Sibande" w:date="2023-11-29T08:31:00Z">
                  <w:rPr>
                    <w:sz w:val="18"/>
                    <w:szCs w:val="18"/>
                  </w:rPr>
                </w:rPrChange>
              </w:rPr>
            </w:pP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084" w:author="Xolani Sibande" w:date="2023-11-29T09:20:00Z">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C283703"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85" w:author="Xolani Sibande" w:date="2023-11-29T08:31:00Z">
                  <w:rPr>
                    <w:sz w:val="18"/>
                    <w:szCs w:val="18"/>
                  </w:rPr>
                </w:rPrChange>
              </w:rPr>
            </w:pPr>
          </w:p>
        </w:tc>
        <w:tc>
          <w:tcPr>
            <w:tcW w:w="650"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086" w:author="Xolani Sibande" w:date="2023-11-29T09:20:00Z">
              <w:tcPr>
                <w:tcW w:w="650"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DD34B00"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87" w:author="Xolani Sibande" w:date="2023-11-29T08:31:00Z">
                  <w:rPr>
                    <w:sz w:val="18"/>
                    <w:szCs w:val="18"/>
                  </w:rPr>
                </w:rPrChange>
              </w:rPr>
            </w:pPr>
          </w:p>
        </w:tc>
      </w:tr>
      <w:tr w:rsidR="00370EF6" w:rsidRPr="00876958" w14:paraId="4E4D8E85" w14:textId="77777777" w:rsidTr="00CD278B">
        <w:trPr>
          <w:trHeight w:hRule="exact" w:val="340"/>
        </w:trPr>
        <w:tc>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88" w:author="Xolani Sibande" w:date="2023-11-29T09:20:00Z">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6ABB242"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089" w:author="Xolani Sibande" w:date="2023-11-29T08:31:00Z">
                  <w:rPr>
                    <w:sz w:val="18"/>
                    <w:szCs w:val="18"/>
                  </w:rPr>
                </w:rPrChange>
              </w:rPr>
            </w:pPr>
            <m:oMathPara>
              <m:oMath>
                <m:r>
                  <m:rPr>
                    <m:sty m:val="p"/>
                  </m:rPr>
                  <w:rPr>
                    <w:rFonts w:ascii="Cambria Math" w:hAnsi="Cambria Math"/>
                    <w:sz w:val="16"/>
                    <w:szCs w:val="16"/>
                    <w:rPrChange w:id="3090" w:author="Xolani Sibande" w:date="2023-11-29T08:31:00Z">
                      <w:rPr>
                        <w:rFonts w:ascii="Cambria Math" w:hAnsi="Cambria Math"/>
                        <w:sz w:val="18"/>
                        <w:szCs w:val="18"/>
                      </w:rPr>
                    </w:rPrChange>
                  </w:rPr>
                  <m:t>Δ</m:t>
                </m:r>
                <m:r>
                  <w:rPr>
                    <w:rFonts w:ascii="Cambria Math" w:hAnsi="Cambria Math"/>
                    <w:sz w:val="16"/>
                    <w:szCs w:val="16"/>
                    <w:rPrChange w:id="3091" w:author="Xolani Sibande" w:date="2023-11-29T08:31: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3092" w:author="Xolani Sibande" w:date="2023-11-29T08:31:00Z">
                          <w:rPr>
                            <w:rFonts w:ascii="Cambria Math" w:hAnsi="Cambria Math"/>
                            <w:sz w:val="18"/>
                            <w:szCs w:val="18"/>
                          </w:rPr>
                        </w:rPrChange>
                      </w:rPr>
                      <m:t>R</m:t>
                    </m:r>
                  </m:e>
                  <m:sub>
                    <m:r>
                      <w:rPr>
                        <w:rFonts w:ascii="Cambria Math" w:hAnsi="Cambria Math"/>
                        <w:sz w:val="16"/>
                        <w:szCs w:val="16"/>
                        <w:rPrChange w:id="3093" w:author="Xolani Sibande" w:date="2023-11-29T08:31:00Z">
                          <w:rPr>
                            <w:rFonts w:ascii="Cambria Math" w:hAnsi="Cambria Math"/>
                            <w:sz w:val="18"/>
                            <w:szCs w:val="18"/>
                          </w:rPr>
                        </w:rPrChange>
                      </w:rPr>
                      <m:t>t,t-1</m:t>
                    </m:r>
                  </m:sub>
                </m:sSub>
              </m:oMath>
            </m:oMathPara>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94" w:author="Xolani Sibande" w:date="2023-11-29T09:20:00Z">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3E26BB7"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95" w:author="Xolani Sibande" w:date="2023-11-29T08:31:00Z">
                  <w:rPr>
                    <w:sz w:val="18"/>
                    <w:szCs w:val="18"/>
                  </w:rPr>
                </w:rPrChange>
              </w:rPr>
            </w:pPr>
            <w:r w:rsidRPr="00876958">
              <w:rPr>
                <w:rFonts w:eastAsia="Helvetica" w:hAnsi="Helvetica" w:cs="Helvetica"/>
                <w:color w:val="000000"/>
                <w:sz w:val="16"/>
                <w:szCs w:val="16"/>
                <w:rPrChange w:id="3096" w:author="Xolani Sibande" w:date="2023-11-29T08:31:00Z">
                  <w:rPr>
                    <w:rFonts w:eastAsia="Helvetica" w:hAnsi="Helvetica" w:cs="Helvetica"/>
                    <w:color w:val="000000"/>
                    <w:sz w:val="18"/>
                    <w:szCs w:val="18"/>
                  </w:rPr>
                </w:rPrChange>
              </w:rPr>
              <w:t>-0.0020</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097" w:author="Xolani Sibande" w:date="2023-11-29T09:20:00Z">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04B07DF"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098" w:author="Xolani Sibande" w:date="2023-11-29T08:31:00Z">
                  <w:rPr>
                    <w:sz w:val="18"/>
                    <w:szCs w:val="18"/>
                  </w:rPr>
                </w:rPrChange>
              </w:rPr>
            </w:pPr>
            <w:r w:rsidRPr="00876958">
              <w:rPr>
                <w:rFonts w:eastAsia="Helvetica" w:hAnsi="Helvetica" w:cs="Helvetica"/>
                <w:color w:val="000000"/>
                <w:sz w:val="16"/>
                <w:szCs w:val="16"/>
                <w:rPrChange w:id="3099" w:author="Xolani Sibande" w:date="2023-11-29T08:31:00Z">
                  <w:rPr>
                    <w:rFonts w:eastAsia="Helvetica" w:hAnsi="Helvetica" w:cs="Helvetica"/>
                    <w:color w:val="000000"/>
                    <w:sz w:val="18"/>
                    <w:szCs w:val="18"/>
                  </w:rPr>
                </w:rPrChange>
              </w:rPr>
              <w:t>-0.0020</w:t>
            </w:r>
          </w:p>
        </w:tc>
        <w:tc>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00" w:author="Xolani Sibande" w:date="2023-11-29T09:20:00Z">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979DF4A"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01" w:author="Xolani Sibande" w:date="2023-11-29T08:31:00Z">
                  <w:rPr>
                    <w:sz w:val="18"/>
                    <w:szCs w:val="18"/>
                  </w:rPr>
                </w:rPrChange>
              </w:rPr>
            </w:pPr>
            <w:r w:rsidRPr="00876958">
              <w:rPr>
                <w:rFonts w:eastAsia="Helvetica" w:hAnsi="Helvetica" w:cs="Helvetica"/>
                <w:color w:val="000000"/>
                <w:sz w:val="16"/>
                <w:szCs w:val="16"/>
                <w:rPrChange w:id="3102" w:author="Xolani Sibande" w:date="2023-11-29T08:31:00Z">
                  <w:rPr>
                    <w:rFonts w:eastAsia="Helvetica" w:hAnsi="Helvetica" w:cs="Helvetica"/>
                    <w:color w:val="000000"/>
                    <w:sz w:val="18"/>
                    <w:szCs w:val="18"/>
                  </w:rPr>
                </w:rPrChange>
              </w:rPr>
              <w:t>-0.0018</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03" w:author="Xolani Sibande" w:date="2023-11-29T09:20:00Z">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377D54E"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04" w:author="Xolani Sibande" w:date="2023-11-29T08:31:00Z">
                  <w:rPr>
                    <w:sz w:val="18"/>
                    <w:szCs w:val="18"/>
                  </w:rPr>
                </w:rPrChange>
              </w:rPr>
            </w:pPr>
            <w:r w:rsidRPr="00876958">
              <w:rPr>
                <w:rFonts w:eastAsia="Helvetica" w:hAnsi="Helvetica" w:cs="Helvetica"/>
                <w:color w:val="000000"/>
                <w:sz w:val="16"/>
                <w:szCs w:val="16"/>
                <w:rPrChange w:id="3105" w:author="Xolani Sibande" w:date="2023-11-29T08:31:00Z">
                  <w:rPr>
                    <w:rFonts w:eastAsia="Helvetica" w:hAnsi="Helvetica" w:cs="Helvetica"/>
                    <w:color w:val="000000"/>
                    <w:sz w:val="18"/>
                    <w:szCs w:val="18"/>
                  </w:rPr>
                </w:rPrChange>
              </w:rPr>
              <w:t>-0.0028*</w:t>
            </w:r>
          </w:p>
        </w:tc>
        <w:tc>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06" w:author="Xolani Sibande" w:date="2023-11-29T09:20:00Z">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73EC663"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07" w:author="Xolani Sibande" w:date="2023-11-29T08:31:00Z">
                  <w:rPr>
                    <w:sz w:val="18"/>
                    <w:szCs w:val="18"/>
                  </w:rPr>
                </w:rPrChange>
              </w:rPr>
            </w:pPr>
            <w:r w:rsidRPr="00876958">
              <w:rPr>
                <w:rFonts w:eastAsia="Helvetica" w:hAnsi="Helvetica" w:cs="Helvetica"/>
                <w:color w:val="000000"/>
                <w:sz w:val="16"/>
                <w:szCs w:val="16"/>
                <w:rPrChange w:id="3108" w:author="Xolani Sibande" w:date="2023-11-29T08:31:00Z">
                  <w:rPr>
                    <w:rFonts w:eastAsia="Helvetica" w:hAnsi="Helvetica" w:cs="Helvetica"/>
                    <w:color w:val="000000"/>
                    <w:sz w:val="18"/>
                    <w:szCs w:val="18"/>
                  </w:rPr>
                </w:rPrChange>
              </w:rPr>
              <w:t>-0.0026**</w:t>
            </w:r>
          </w:p>
        </w:tc>
      </w:tr>
      <w:tr w:rsidR="00370EF6" w:rsidRPr="00876958" w14:paraId="6DBCD324"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09"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06153E5"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110"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11"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0DC27ED"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12" w:author="Xolani Sibande" w:date="2023-11-29T08:31:00Z">
                  <w:rPr>
                    <w:sz w:val="18"/>
                    <w:szCs w:val="18"/>
                  </w:rPr>
                </w:rPrChange>
              </w:rPr>
            </w:pPr>
            <w:r w:rsidRPr="00876958">
              <w:rPr>
                <w:rFonts w:eastAsia="Helvetica" w:hAnsi="Helvetica" w:cs="Helvetica"/>
                <w:color w:val="000000"/>
                <w:sz w:val="16"/>
                <w:szCs w:val="16"/>
                <w:rPrChange w:id="3113" w:author="Xolani Sibande" w:date="2023-11-29T08:31:00Z">
                  <w:rPr>
                    <w:rFonts w:eastAsia="Helvetica" w:hAnsi="Helvetica" w:cs="Helvetica"/>
                    <w:color w:val="000000"/>
                    <w:sz w:val="18"/>
                    <w:szCs w:val="18"/>
                  </w:rPr>
                </w:rPrChange>
              </w:rPr>
              <w:t>(0.0014)</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14"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8F45743"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15" w:author="Xolani Sibande" w:date="2023-11-29T08:31:00Z">
                  <w:rPr>
                    <w:sz w:val="18"/>
                    <w:szCs w:val="18"/>
                  </w:rPr>
                </w:rPrChange>
              </w:rPr>
            </w:pPr>
            <w:r w:rsidRPr="00876958">
              <w:rPr>
                <w:rFonts w:eastAsia="Helvetica" w:hAnsi="Helvetica" w:cs="Helvetica"/>
                <w:color w:val="000000"/>
                <w:sz w:val="16"/>
                <w:szCs w:val="16"/>
                <w:rPrChange w:id="3116" w:author="Xolani Sibande" w:date="2023-11-29T08:31:00Z">
                  <w:rPr>
                    <w:rFonts w:eastAsia="Helvetica" w:hAnsi="Helvetica" w:cs="Helvetica"/>
                    <w:color w:val="000000"/>
                    <w:sz w:val="18"/>
                    <w:szCs w:val="18"/>
                  </w:rPr>
                </w:rPrChange>
              </w:rPr>
              <w:t>(0.0015)</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17"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0C4669A"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18" w:author="Xolani Sibande" w:date="2023-11-29T08:31:00Z">
                  <w:rPr>
                    <w:sz w:val="18"/>
                    <w:szCs w:val="18"/>
                  </w:rPr>
                </w:rPrChange>
              </w:rPr>
            </w:pPr>
            <w:r w:rsidRPr="00876958">
              <w:rPr>
                <w:rFonts w:eastAsia="Helvetica" w:hAnsi="Helvetica" w:cs="Helvetica"/>
                <w:color w:val="000000"/>
                <w:sz w:val="16"/>
                <w:szCs w:val="16"/>
                <w:rPrChange w:id="3119" w:author="Xolani Sibande" w:date="2023-11-29T08:31:00Z">
                  <w:rPr>
                    <w:rFonts w:eastAsia="Helvetica" w:hAnsi="Helvetica" w:cs="Helvetica"/>
                    <w:color w:val="000000"/>
                    <w:sz w:val="18"/>
                    <w:szCs w:val="18"/>
                  </w:rPr>
                </w:rPrChange>
              </w:rPr>
              <w:t>(0.0013)</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20"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9A10F4E"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21" w:author="Xolani Sibande" w:date="2023-11-29T08:31:00Z">
                  <w:rPr>
                    <w:sz w:val="18"/>
                    <w:szCs w:val="18"/>
                  </w:rPr>
                </w:rPrChange>
              </w:rPr>
            </w:pPr>
            <w:r w:rsidRPr="00876958">
              <w:rPr>
                <w:rFonts w:eastAsia="Helvetica" w:hAnsi="Helvetica" w:cs="Helvetica"/>
                <w:color w:val="000000"/>
                <w:sz w:val="16"/>
                <w:szCs w:val="16"/>
                <w:rPrChange w:id="3122" w:author="Xolani Sibande" w:date="2023-11-29T08:31:00Z">
                  <w:rPr>
                    <w:rFonts w:eastAsia="Helvetica" w:hAnsi="Helvetica" w:cs="Helvetica"/>
                    <w:color w:val="000000"/>
                    <w:sz w:val="18"/>
                    <w:szCs w:val="18"/>
                  </w:rPr>
                </w:rPrChange>
              </w:rPr>
              <w:t>(0.0015)</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23"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2D4EE09"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24" w:author="Xolani Sibande" w:date="2023-11-29T08:31:00Z">
                  <w:rPr>
                    <w:sz w:val="18"/>
                    <w:szCs w:val="18"/>
                  </w:rPr>
                </w:rPrChange>
              </w:rPr>
            </w:pPr>
            <w:r w:rsidRPr="00876958">
              <w:rPr>
                <w:rFonts w:eastAsia="Helvetica" w:hAnsi="Helvetica" w:cs="Helvetica"/>
                <w:color w:val="000000"/>
                <w:sz w:val="16"/>
                <w:szCs w:val="16"/>
                <w:rPrChange w:id="3125" w:author="Xolani Sibande" w:date="2023-11-29T08:31:00Z">
                  <w:rPr>
                    <w:rFonts w:eastAsia="Helvetica" w:hAnsi="Helvetica" w:cs="Helvetica"/>
                    <w:color w:val="000000"/>
                    <w:sz w:val="18"/>
                    <w:szCs w:val="18"/>
                  </w:rPr>
                </w:rPrChange>
              </w:rPr>
              <w:t>(0.0013)</w:t>
            </w:r>
          </w:p>
        </w:tc>
      </w:tr>
      <w:tr w:rsidR="00370EF6" w:rsidRPr="00876958" w14:paraId="68FABCD6"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26"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FFD004A"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127" w:author="Xolani Sibande" w:date="2023-11-29T08:31:00Z">
                  <w:rPr>
                    <w:sz w:val="18"/>
                    <w:szCs w:val="18"/>
                  </w:rPr>
                </w:rPrChange>
              </w:rPr>
            </w:pPr>
            <m:oMathPara>
              <m:oMath>
                <m:r>
                  <m:rPr>
                    <m:sty m:val="p"/>
                  </m:rPr>
                  <w:rPr>
                    <w:rFonts w:ascii="Cambria Math" w:hAnsi="Cambria Math"/>
                    <w:sz w:val="16"/>
                    <w:szCs w:val="16"/>
                    <w:rPrChange w:id="3128" w:author="Xolani Sibande" w:date="2023-11-29T08:31:00Z">
                      <w:rPr>
                        <w:rFonts w:ascii="Cambria Math" w:hAnsi="Cambria Math"/>
                        <w:sz w:val="18"/>
                        <w:szCs w:val="18"/>
                      </w:rPr>
                    </w:rPrChange>
                  </w:rPr>
                  <w:lastRenderedPageBreak/>
                  <m:t>Δ</m:t>
                </m:r>
                <m:r>
                  <w:rPr>
                    <w:rFonts w:ascii="Cambria Math" w:hAnsi="Cambria Math"/>
                    <w:sz w:val="16"/>
                    <w:szCs w:val="16"/>
                    <w:rPrChange w:id="3129" w:author="Xolani Sibande" w:date="2023-11-29T08:31: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3130" w:author="Xolani Sibande" w:date="2023-11-29T08:31:00Z">
                          <w:rPr>
                            <w:rFonts w:ascii="Cambria Math" w:hAnsi="Cambria Math"/>
                            <w:sz w:val="18"/>
                            <w:szCs w:val="18"/>
                          </w:rPr>
                        </w:rPrChange>
                      </w:rPr>
                      <m:t>S</m:t>
                    </m:r>
                  </m:e>
                  <m:sub>
                    <m:r>
                      <w:rPr>
                        <w:rFonts w:ascii="Cambria Math" w:hAnsi="Cambria Math"/>
                        <w:sz w:val="16"/>
                        <w:szCs w:val="16"/>
                        <w:rPrChange w:id="3131" w:author="Xolani Sibande" w:date="2023-11-29T08:31:00Z">
                          <w:rPr>
                            <w:rFonts w:ascii="Cambria Math" w:hAnsi="Cambria Math"/>
                            <w:sz w:val="18"/>
                            <w:szCs w:val="18"/>
                          </w:rPr>
                        </w:rPrChange>
                      </w:rPr>
                      <m:t>t,t-1</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32"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8010C99"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33"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34"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B4D0AD8"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35" w:author="Xolani Sibande" w:date="2023-11-29T08:31:00Z">
                  <w:rPr>
                    <w:sz w:val="18"/>
                    <w:szCs w:val="18"/>
                  </w:rPr>
                </w:rPrChange>
              </w:rPr>
            </w:pPr>
            <w:r w:rsidRPr="00876958">
              <w:rPr>
                <w:rFonts w:eastAsia="Helvetica" w:hAnsi="Helvetica" w:cs="Helvetica"/>
                <w:color w:val="000000"/>
                <w:sz w:val="16"/>
                <w:szCs w:val="16"/>
                <w:rPrChange w:id="3136" w:author="Xolani Sibande" w:date="2023-11-29T08:31:00Z">
                  <w:rPr>
                    <w:rFonts w:eastAsia="Helvetica" w:hAnsi="Helvetica" w:cs="Helvetica"/>
                    <w:color w:val="000000"/>
                    <w:sz w:val="18"/>
                    <w:szCs w:val="18"/>
                  </w:rPr>
                </w:rPrChange>
              </w:rPr>
              <w:t>0.0055</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37"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5A5E253"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38" w:author="Xolani Sibande" w:date="2023-11-29T08:31:00Z">
                  <w:rPr>
                    <w:sz w:val="18"/>
                    <w:szCs w:val="18"/>
                  </w:rPr>
                </w:rPrChange>
              </w:rPr>
            </w:pPr>
            <w:r w:rsidRPr="00876958">
              <w:rPr>
                <w:rFonts w:eastAsia="Helvetica" w:hAnsi="Helvetica" w:cs="Helvetica"/>
                <w:color w:val="000000"/>
                <w:sz w:val="16"/>
                <w:szCs w:val="16"/>
                <w:rPrChange w:id="3139" w:author="Xolani Sibande" w:date="2023-11-29T08:31:00Z">
                  <w:rPr>
                    <w:rFonts w:eastAsia="Helvetica" w:hAnsi="Helvetica" w:cs="Helvetica"/>
                    <w:color w:val="000000"/>
                    <w:sz w:val="18"/>
                    <w:szCs w:val="18"/>
                  </w:rPr>
                </w:rPrChange>
              </w:rPr>
              <w:t>0.0100</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40"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7E86C89"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41" w:author="Xolani Sibande" w:date="2023-11-29T08:31:00Z">
                  <w:rPr>
                    <w:sz w:val="18"/>
                    <w:szCs w:val="18"/>
                  </w:rPr>
                </w:rPrChange>
              </w:rPr>
            </w:pPr>
            <w:r w:rsidRPr="00876958">
              <w:rPr>
                <w:rFonts w:eastAsia="Helvetica" w:hAnsi="Helvetica" w:cs="Helvetica"/>
                <w:color w:val="000000"/>
                <w:sz w:val="16"/>
                <w:szCs w:val="16"/>
                <w:rPrChange w:id="3142" w:author="Xolani Sibande" w:date="2023-11-29T08:31:00Z">
                  <w:rPr>
                    <w:rFonts w:eastAsia="Helvetica" w:hAnsi="Helvetica" w:cs="Helvetica"/>
                    <w:color w:val="000000"/>
                    <w:sz w:val="18"/>
                    <w:szCs w:val="18"/>
                  </w:rPr>
                </w:rPrChange>
              </w:rPr>
              <w:t>0.0200</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43"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A988A34"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44" w:author="Xolani Sibande" w:date="2023-11-29T08:31:00Z">
                  <w:rPr>
                    <w:sz w:val="18"/>
                    <w:szCs w:val="18"/>
                  </w:rPr>
                </w:rPrChange>
              </w:rPr>
            </w:pPr>
            <w:r w:rsidRPr="00876958">
              <w:rPr>
                <w:rFonts w:eastAsia="Helvetica" w:hAnsi="Helvetica" w:cs="Helvetica"/>
                <w:color w:val="000000"/>
                <w:sz w:val="16"/>
                <w:szCs w:val="16"/>
                <w:rPrChange w:id="3145" w:author="Xolani Sibande" w:date="2023-11-29T08:31:00Z">
                  <w:rPr>
                    <w:rFonts w:eastAsia="Helvetica" w:hAnsi="Helvetica" w:cs="Helvetica"/>
                    <w:color w:val="000000"/>
                    <w:sz w:val="18"/>
                    <w:szCs w:val="18"/>
                  </w:rPr>
                </w:rPrChange>
              </w:rPr>
              <w:t>0.0265</w:t>
            </w:r>
          </w:p>
        </w:tc>
      </w:tr>
      <w:tr w:rsidR="00370EF6" w:rsidRPr="00876958" w14:paraId="002E2D79"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46"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62B56AC"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147"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48"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7A90B21"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49"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50"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B1CDA90"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51" w:author="Xolani Sibande" w:date="2023-11-29T08:31:00Z">
                  <w:rPr>
                    <w:sz w:val="18"/>
                    <w:szCs w:val="18"/>
                  </w:rPr>
                </w:rPrChange>
              </w:rPr>
            </w:pPr>
            <w:r w:rsidRPr="00876958">
              <w:rPr>
                <w:rFonts w:eastAsia="Helvetica" w:hAnsi="Helvetica" w:cs="Helvetica"/>
                <w:color w:val="000000"/>
                <w:sz w:val="16"/>
                <w:szCs w:val="16"/>
                <w:rPrChange w:id="3152" w:author="Xolani Sibande" w:date="2023-11-29T08:31:00Z">
                  <w:rPr>
                    <w:rFonts w:eastAsia="Helvetica" w:hAnsi="Helvetica" w:cs="Helvetica"/>
                    <w:color w:val="000000"/>
                    <w:sz w:val="18"/>
                    <w:szCs w:val="18"/>
                  </w:rPr>
                </w:rPrChange>
              </w:rPr>
              <w:t>(0.0498)</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53"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CF99D9B"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54" w:author="Xolani Sibande" w:date="2023-11-29T08:31:00Z">
                  <w:rPr>
                    <w:sz w:val="18"/>
                    <w:szCs w:val="18"/>
                  </w:rPr>
                </w:rPrChange>
              </w:rPr>
            </w:pPr>
            <w:r w:rsidRPr="00876958">
              <w:rPr>
                <w:rFonts w:eastAsia="Helvetica" w:hAnsi="Helvetica" w:cs="Helvetica"/>
                <w:color w:val="000000"/>
                <w:sz w:val="16"/>
                <w:szCs w:val="16"/>
                <w:rPrChange w:id="3155" w:author="Xolani Sibande" w:date="2023-11-29T08:31:00Z">
                  <w:rPr>
                    <w:rFonts w:eastAsia="Helvetica" w:hAnsi="Helvetica" w:cs="Helvetica"/>
                    <w:color w:val="000000"/>
                    <w:sz w:val="18"/>
                    <w:szCs w:val="18"/>
                  </w:rPr>
                </w:rPrChange>
              </w:rPr>
              <w:t>(0.0513)</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56"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F200E3C"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57" w:author="Xolani Sibande" w:date="2023-11-29T08:31:00Z">
                  <w:rPr>
                    <w:sz w:val="18"/>
                    <w:szCs w:val="18"/>
                  </w:rPr>
                </w:rPrChange>
              </w:rPr>
            </w:pPr>
            <w:r w:rsidRPr="00876958">
              <w:rPr>
                <w:rFonts w:eastAsia="Helvetica" w:hAnsi="Helvetica" w:cs="Helvetica"/>
                <w:color w:val="000000"/>
                <w:sz w:val="16"/>
                <w:szCs w:val="16"/>
                <w:rPrChange w:id="3158" w:author="Xolani Sibande" w:date="2023-11-29T08:31:00Z">
                  <w:rPr>
                    <w:rFonts w:eastAsia="Helvetica" w:hAnsi="Helvetica" w:cs="Helvetica"/>
                    <w:color w:val="000000"/>
                    <w:sz w:val="18"/>
                    <w:szCs w:val="18"/>
                  </w:rPr>
                </w:rPrChange>
              </w:rPr>
              <w:t>(0.0624)</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59"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BCF0636"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60" w:author="Xolani Sibande" w:date="2023-11-29T08:31:00Z">
                  <w:rPr>
                    <w:sz w:val="18"/>
                    <w:szCs w:val="18"/>
                  </w:rPr>
                </w:rPrChange>
              </w:rPr>
            </w:pPr>
            <w:r w:rsidRPr="00876958">
              <w:rPr>
                <w:rFonts w:eastAsia="Helvetica" w:hAnsi="Helvetica" w:cs="Helvetica"/>
                <w:color w:val="000000"/>
                <w:sz w:val="16"/>
                <w:szCs w:val="16"/>
                <w:rPrChange w:id="3161" w:author="Xolani Sibande" w:date="2023-11-29T08:31:00Z">
                  <w:rPr>
                    <w:rFonts w:eastAsia="Helvetica" w:hAnsi="Helvetica" w:cs="Helvetica"/>
                    <w:color w:val="000000"/>
                    <w:sz w:val="18"/>
                    <w:szCs w:val="18"/>
                  </w:rPr>
                </w:rPrChange>
              </w:rPr>
              <w:t>(0.0713)</w:t>
            </w:r>
          </w:p>
        </w:tc>
      </w:tr>
      <w:tr w:rsidR="00370EF6" w:rsidRPr="00876958" w14:paraId="1C5F6F7D"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62"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6932525"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163" w:author="Xolani Sibande" w:date="2023-11-29T08:31:00Z">
                  <w:rPr>
                    <w:sz w:val="18"/>
                    <w:szCs w:val="18"/>
                  </w:rPr>
                </w:rPrChange>
              </w:rPr>
            </w:pPr>
            <m:oMathPara>
              <m:oMath>
                <m:r>
                  <m:rPr>
                    <m:sty m:val="p"/>
                  </m:rPr>
                  <w:rPr>
                    <w:rFonts w:ascii="Cambria Math" w:hAnsi="Cambria Math"/>
                    <w:sz w:val="16"/>
                    <w:szCs w:val="16"/>
                    <w:rPrChange w:id="3164" w:author="Xolani Sibande" w:date="2023-11-29T08:31:00Z">
                      <w:rPr>
                        <w:rFonts w:ascii="Cambria Math" w:hAnsi="Cambria Math"/>
                        <w:sz w:val="18"/>
                        <w:szCs w:val="18"/>
                      </w:rPr>
                    </w:rPrChange>
                  </w:rPr>
                  <m:t>Δ</m:t>
                </m:r>
                <m:r>
                  <w:rPr>
                    <w:rFonts w:ascii="Cambria Math" w:hAnsi="Cambria Math"/>
                    <w:sz w:val="16"/>
                    <w:szCs w:val="16"/>
                    <w:rPrChange w:id="3165" w:author="Xolani Sibande" w:date="2023-11-29T08:31:00Z">
                      <w:rPr>
                        <w:rFonts w:ascii="Cambria Math" w:hAnsi="Cambria Math"/>
                        <w:sz w:val="18"/>
                        <w:szCs w:val="18"/>
                      </w:rPr>
                    </w:rPrChange>
                  </w:rPr>
                  <m:t>Deman</m:t>
                </m:r>
                <m:sSub>
                  <m:sSubPr>
                    <m:ctrlPr>
                      <w:rPr>
                        <w:rFonts w:ascii="Cambria Math" w:hAnsi="Cambria Math"/>
                        <w:sz w:val="16"/>
                        <w:szCs w:val="16"/>
                      </w:rPr>
                    </m:ctrlPr>
                  </m:sSubPr>
                  <m:e>
                    <m:r>
                      <w:rPr>
                        <w:rFonts w:ascii="Cambria Math" w:hAnsi="Cambria Math"/>
                        <w:sz w:val="16"/>
                        <w:szCs w:val="16"/>
                        <w:rPrChange w:id="3166" w:author="Xolani Sibande" w:date="2023-11-29T08:31:00Z">
                          <w:rPr>
                            <w:rFonts w:ascii="Cambria Math" w:hAnsi="Cambria Math"/>
                            <w:sz w:val="18"/>
                            <w:szCs w:val="18"/>
                          </w:rPr>
                        </w:rPrChange>
                      </w:rPr>
                      <m:t>d</m:t>
                    </m:r>
                  </m:e>
                  <m:sub>
                    <m:r>
                      <w:rPr>
                        <w:rFonts w:ascii="Cambria Math" w:hAnsi="Cambria Math"/>
                        <w:sz w:val="16"/>
                        <w:szCs w:val="16"/>
                        <w:rPrChange w:id="3167" w:author="Xolani Sibande" w:date="2023-11-29T08:31:00Z">
                          <w:rPr>
                            <w:rFonts w:ascii="Cambria Math" w:hAnsi="Cambria Math"/>
                            <w:sz w:val="18"/>
                            <w:szCs w:val="18"/>
                          </w:rPr>
                        </w:rPrChange>
                      </w:rPr>
                      <m:t>t,t-1</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68"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604BA08"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69"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70"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E61B8F6"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71" w:author="Xolani Sibande" w:date="2023-11-29T08:31:00Z">
                  <w:rPr>
                    <w:sz w:val="18"/>
                    <w:szCs w:val="18"/>
                  </w:rPr>
                </w:rPrChange>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72"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6015FDA"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73" w:author="Xolani Sibande" w:date="2023-11-29T08:31:00Z">
                  <w:rPr>
                    <w:sz w:val="18"/>
                    <w:szCs w:val="18"/>
                  </w:rPr>
                </w:rPrChange>
              </w:rPr>
            </w:pPr>
            <w:r w:rsidRPr="00876958">
              <w:rPr>
                <w:rFonts w:eastAsia="Helvetica" w:hAnsi="Helvetica" w:cs="Helvetica"/>
                <w:color w:val="000000"/>
                <w:sz w:val="16"/>
                <w:szCs w:val="16"/>
                <w:rPrChange w:id="3174" w:author="Xolani Sibande" w:date="2023-11-29T08:31:00Z">
                  <w:rPr>
                    <w:rFonts w:eastAsia="Helvetica" w:hAnsi="Helvetica" w:cs="Helvetica"/>
                    <w:color w:val="000000"/>
                    <w:sz w:val="18"/>
                    <w:szCs w:val="18"/>
                  </w:rPr>
                </w:rPrChange>
              </w:rPr>
              <w:t>-0.0016</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75"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DC707AA"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76" w:author="Xolani Sibande" w:date="2023-11-29T08:31:00Z">
                  <w:rPr>
                    <w:sz w:val="18"/>
                    <w:szCs w:val="18"/>
                  </w:rPr>
                </w:rPrChange>
              </w:rPr>
            </w:pP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77"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77DB397"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78" w:author="Xolani Sibande" w:date="2023-11-29T08:31:00Z">
                  <w:rPr>
                    <w:sz w:val="18"/>
                    <w:szCs w:val="18"/>
                  </w:rPr>
                </w:rPrChange>
              </w:rPr>
            </w:pPr>
            <w:r w:rsidRPr="00876958">
              <w:rPr>
                <w:rFonts w:eastAsia="Helvetica" w:hAnsi="Helvetica" w:cs="Helvetica"/>
                <w:color w:val="000000"/>
                <w:sz w:val="16"/>
                <w:szCs w:val="16"/>
                <w:rPrChange w:id="3179" w:author="Xolani Sibande" w:date="2023-11-29T08:31:00Z">
                  <w:rPr>
                    <w:rFonts w:eastAsia="Helvetica" w:hAnsi="Helvetica" w:cs="Helvetica"/>
                    <w:color w:val="000000"/>
                    <w:sz w:val="18"/>
                    <w:szCs w:val="18"/>
                  </w:rPr>
                </w:rPrChange>
              </w:rPr>
              <w:t>-0.0015</w:t>
            </w:r>
          </w:p>
        </w:tc>
      </w:tr>
      <w:tr w:rsidR="00370EF6" w:rsidRPr="00876958" w14:paraId="41EA9AB2"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80"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444DAC4"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181"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82"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0894834"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83"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84"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DA3B2CF"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85" w:author="Xolani Sibande" w:date="2023-11-29T08:31:00Z">
                  <w:rPr>
                    <w:sz w:val="18"/>
                    <w:szCs w:val="18"/>
                  </w:rPr>
                </w:rPrChange>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86"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C0F605B"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87" w:author="Xolani Sibande" w:date="2023-11-29T08:31:00Z">
                  <w:rPr>
                    <w:sz w:val="18"/>
                    <w:szCs w:val="18"/>
                  </w:rPr>
                </w:rPrChange>
              </w:rPr>
            </w:pPr>
            <w:r w:rsidRPr="00876958">
              <w:rPr>
                <w:rFonts w:eastAsia="Helvetica" w:hAnsi="Helvetica" w:cs="Helvetica"/>
                <w:color w:val="000000"/>
                <w:sz w:val="16"/>
                <w:szCs w:val="16"/>
                <w:rPrChange w:id="3188" w:author="Xolani Sibande" w:date="2023-11-29T08:31:00Z">
                  <w:rPr>
                    <w:rFonts w:eastAsia="Helvetica" w:hAnsi="Helvetica" w:cs="Helvetica"/>
                    <w:color w:val="000000"/>
                    <w:sz w:val="18"/>
                    <w:szCs w:val="18"/>
                  </w:rPr>
                </w:rPrChange>
              </w:rPr>
              <w:t>(0.0014)</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89"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4F03C87"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90" w:author="Xolani Sibande" w:date="2023-11-29T08:31:00Z">
                  <w:rPr>
                    <w:sz w:val="18"/>
                    <w:szCs w:val="18"/>
                  </w:rPr>
                </w:rPrChange>
              </w:rPr>
            </w:pP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91"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F4EED18"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192" w:author="Xolani Sibande" w:date="2023-11-29T08:31:00Z">
                  <w:rPr>
                    <w:sz w:val="18"/>
                    <w:szCs w:val="18"/>
                  </w:rPr>
                </w:rPrChange>
              </w:rPr>
            </w:pPr>
            <w:r w:rsidRPr="00876958">
              <w:rPr>
                <w:rFonts w:eastAsia="Helvetica" w:hAnsi="Helvetica" w:cs="Helvetica"/>
                <w:color w:val="000000"/>
                <w:sz w:val="16"/>
                <w:szCs w:val="16"/>
                <w:rPrChange w:id="3193" w:author="Xolani Sibande" w:date="2023-11-29T08:31:00Z">
                  <w:rPr>
                    <w:rFonts w:eastAsia="Helvetica" w:hAnsi="Helvetica" w:cs="Helvetica"/>
                    <w:color w:val="000000"/>
                    <w:sz w:val="18"/>
                    <w:szCs w:val="18"/>
                  </w:rPr>
                </w:rPrChange>
              </w:rPr>
              <w:t>(0.0013)</w:t>
            </w:r>
          </w:p>
        </w:tc>
      </w:tr>
      <w:tr w:rsidR="00370EF6" w:rsidRPr="00876958" w14:paraId="0731F3C3"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94"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03D6492"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195" w:author="Xolani Sibande" w:date="2023-11-29T08:31:00Z">
                  <w:rPr>
                    <w:sz w:val="18"/>
                    <w:szCs w:val="18"/>
                  </w:rPr>
                </w:rPrChange>
              </w:rPr>
            </w:pPr>
            <m:oMathPara>
              <m:oMath>
                <m:r>
                  <w:rPr>
                    <w:rFonts w:ascii="Cambria Math" w:hAnsi="Cambria Math"/>
                    <w:sz w:val="16"/>
                    <w:szCs w:val="16"/>
                    <w:rPrChange w:id="3196" w:author="Xolani Sibande" w:date="2023-11-29T08:31: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3197" w:author="Xolani Sibande" w:date="2023-11-29T08:31:00Z">
                          <w:rPr>
                            <w:rFonts w:ascii="Cambria Math" w:hAnsi="Cambria Math"/>
                            <w:sz w:val="18"/>
                            <w:szCs w:val="18"/>
                          </w:rPr>
                        </w:rPrChange>
                      </w:rPr>
                      <m:t>A</m:t>
                    </m:r>
                  </m:e>
                  <m:sub>
                    <m:r>
                      <w:rPr>
                        <w:rFonts w:ascii="Cambria Math" w:hAnsi="Cambria Math"/>
                        <w:sz w:val="16"/>
                        <w:szCs w:val="16"/>
                        <w:rPrChange w:id="3198" w:author="Xolani Sibande" w:date="2023-11-29T08:31:00Z">
                          <w:rPr>
                            <w:rFonts w:ascii="Cambria Math" w:hAnsi="Cambria Math"/>
                            <w:sz w:val="18"/>
                            <w:szCs w:val="18"/>
                          </w:rPr>
                        </w:rPrChange>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199"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E4820F0"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00"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01"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024603F"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02" w:author="Xolani Sibande" w:date="2023-11-29T08:31:00Z">
                  <w:rPr>
                    <w:sz w:val="18"/>
                    <w:szCs w:val="18"/>
                  </w:rPr>
                </w:rPrChange>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03"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E8D082F"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04"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05"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37FCEDC"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06" w:author="Xolani Sibande" w:date="2023-11-29T08:31:00Z">
                  <w:rPr>
                    <w:sz w:val="18"/>
                    <w:szCs w:val="18"/>
                  </w:rPr>
                </w:rPrChange>
              </w:rPr>
            </w:pPr>
            <w:r w:rsidRPr="00876958">
              <w:rPr>
                <w:rFonts w:eastAsia="Helvetica" w:hAnsi="Helvetica" w:cs="Helvetica"/>
                <w:color w:val="000000"/>
                <w:sz w:val="16"/>
                <w:szCs w:val="16"/>
                <w:rPrChange w:id="3207" w:author="Xolani Sibande" w:date="2023-11-29T08:31:00Z">
                  <w:rPr>
                    <w:rFonts w:eastAsia="Helvetica" w:hAnsi="Helvetica" w:cs="Helvetica"/>
                    <w:color w:val="000000"/>
                    <w:sz w:val="18"/>
                    <w:szCs w:val="18"/>
                  </w:rPr>
                </w:rPrChange>
              </w:rPr>
              <w:t>1.6274***</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08"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92FBB52"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09" w:author="Xolani Sibande" w:date="2023-11-29T08:31:00Z">
                  <w:rPr>
                    <w:sz w:val="18"/>
                    <w:szCs w:val="18"/>
                  </w:rPr>
                </w:rPrChange>
              </w:rPr>
            </w:pPr>
            <w:r w:rsidRPr="00876958">
              <w:rPr>
                <w:rFonts w:eastAsia="Helvetica" w:hAnsi="Helvetica" w:cs="Helvetica"/>
                <w:color w:val="000000"/>
                <w:sz w:val="16"/>
                <w:szCs w:val="16"/>
                <w:rPrChange w:id="3210" w:author="Xolani Sibande" w:date="2023-11-29T08:31:00Z">
                  <w:rPr>
                    <w:rFonts w:eastAsia="Helvetica" w:hAnsi="Helvetica" w:cs="Helvetica"/>
                    <w:color w:val="000000"/>
                    <w:sz w:val="18"/>
                    <w:szCs w:val="18"/>
                  </w:rPr>
                </w:rPrChange>
              </w:rPr>
              <w:t>1.6751***</w:t>
            </w:r>
          </w:p>
        </w:tc>
      </w:tr>
      <w:tr w:rsidR="00370EF6" w:rsidRPr="00876958" w14:paraId="3111174C"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11"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2613172"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212"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13"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5B29F56"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14"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15"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0974D35"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16" w:author="Xolani Sibande" w:date="2023-11-29T08:31:00Z">
                  <w:rPr>
                    <w:sz w:val="18"/>
                    <w:szCs w:val="18"/>
                  </w:rPr>
                </w:rPrChange>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17"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779AF1D"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18"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19"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23FC29A"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20" w:author="Xolani Sibande" w:date="2023-11-29T08:31:00Z">
                  <w:rPr>
                    <w:sz w:val="18"/>
                    <w:szCs w:val="18"/>
                  </w:rPr>
                </w:rPrChange>
              </w:rPr>
            </w:pPr>
            <w:r w:rsidRPr="00876958">
              <w:rPr>
                <w:rFonts w:eastAsia="Helvetica" w:hAnsi="Helvetica" w:cs="Helvetica"/>
                <w:color w:val="000000"/>
                <w:sz w:val="16"/>
                <w:szCs w:val="16"/>
                <w:rPrChange w:id="3221" w:author="Xolani Sibande" w:date="2023-11-29T08:31:00Z">
                  <w:rPr>
                    <w:rFonts w:eastAsia="Helvetica" w:hAnsi="Helvetica" w:cs="Helvetica"/>
                    <w:color w:val="000000"/>
                    <w:sz w:val="18"/>
                    <w:szCs w:val="18"/>
                  </w:rPr>
                </w:rPrChange>
              </w:rPr>
              <w:t>(0.6151)</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22"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3196A54"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23" w:author="Xolani Sibande" w:date="2023-11-29T08:31:00Z">
                  <w:rPr>
                    <w:sz w:val="18"/>
                    <w:szCs w:val="18"/>
                  </w:rPr>
                </w:rPrChange>
              </w:rPr>
            </w:pPr>
            <w:r w:rsidRPr="00876958">
              <w:rPr>
                <w:rFonts w:eastAsia="Helvetica" w:hAnsi="Helvetica" w:cs="Helvetica"/>
                <w:color w:val="000000"/>
                <w:sz w:val="16"/>
                <w:szCs w:val="16"/>
                <w:rPrChange w:id="3224" w:author="Xolani Sibande" w:date="2023-11-29T08:31:00Z">
                  <w:rPr>
                    <w:rFonts w:eastAsia="Helvetica" w:hAnsi="Helvetica" w:cs="Helvetica"/>
                    <w:color w:val="000000"/>
                    <w:sz w:val="18"/>
                    <w:szCs w:val="18"/>
                  </w:rPr>
                </w:rPrChange>
              </w:rPr>
              <w:t>(0.5685)</w:t>
            </w:r>
          </w:p>
        </w:tc>
      </w:tr>
      <w:tr w:rsidR="00370EF6" w:rsidRPr="00876958" w14:paraId="760FD5B2"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25"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7B77EF8"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226" w:author="Xolani Sibande" w:date="2023-11-29T08:31:00Z">
                  <w:rPr>
                    <w:sz w:val="18"/>
                    <w:szCs w:val="18"/>
                  </w:rPr>
                </w:rPrChange>
              </w:rPr>
            </w:pPr>
            <m:oMathPara>
              <m:oMath>
                <m:r>
                  <w:rPr>
                    <w:rFonts w:ascii="Cambria Math" w:hAnsi="Cambria Math"/>
                    <w:sz w:val="16"/>
                    <w:szCs w:val="16"/>
                    <w:rPrChange w:id="3227" w:author="Xolani Sibande" w:date="2023-11-29T08:31: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3228" w:author="Xolani Sibande" w:date="2023-11-29T08:31:00Z">
                          <w:rPr>
                            <w:rFonts w:ascii="Cambria Math" w:hAnsi="Cambria Math"/>
                            <w:sz w:val="18"/>
                            <w:szCs w:val="18"/>
                          </w:rPr>
                        </w:rPrChange>
                      </w:rPr>
                      <m:t>E</m:t>
                    </m:r>
                  </m:e>
                  <m:sub>
                    <m:r>
                      <w:rPr>
                        <w:rFonts w:ascii="Cambria Math" w:hAnsi="Cambria Math"/>
                        <w:sz w:val="16"/>
                        <w:szCs w:val="16"/>
                        <w:rPrChange w:id="3229" w:author="Xolani Sibande" w:date="2023-11-29T08:31:00Z">
                          <w:rPr>
                            <w:rFonts w:ascii="Cambria Math" w:hAnsi="Cambria Math"/>
                            <w:sz w:val="18"/>
                            <w:szCs w:val="18"/>
                          </w:rPr>
                        </w:rPrChange>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30"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58EF16B"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31"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32"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7D0837D"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33" w:author="Xolani Sibande" w:date="2023-11-29T08:31:00Z">
                  <w:rPr>
                    <w:sz w:val="18"/>
                    <w:szCs w:val="18"/>
                  </w:rPr>
                </w:rPrChange>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34"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55148A6"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35"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36"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A5CD3E8"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37" w:author="Xolani Sibande" w:date="2023-11-29T08:31:00Z">
                  <w:rPr>
                    <w:sz w:val="18"/>
                    <w:szCs w:val="18"/>
                  </w:rPr>
                </w:rPrChange>
              </w:rPr>
            </w:pPr>
            <w:r w:rsidRPr="00876958">
              <w:rPr>
                <w:rFonts w:eastAsia="Helvetica" w:hAnsi="Helvetica" w:cs="Helvetica"/>
                <w:color w:val="000000"/>
                <w:sz w:val="16"/>
                <w:szCs w:val="16"/>
                <w:rPrChange w:id="3238" w:author="Xolani Sibande" w:date="2023-11-29T08:31:00Z">
                  <w:rPr>
                    <w:rFonts w:eastAsia="Helvetica" w:hAnsi="Helvetica" w:cs="Helvetica"/>
                    <w:color w:val="000000"/>
                    <w:sz w:val="18"/>
                    <w:szCs w:val="18"/>
                  </w:rPr>
                </w:rPrChange>
              </w:rPr>
              <w:t>-0.1130**</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39"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63A4FB0"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40" w:author="Xolani Sibande" w:date="2023-11-29T08:31:00Z">
                  <w:rPr>
                    <w:sz w:val="18"/>
                    <w:szCs w:val="18"/>
                  </w:rPr>
                </w:rPrChange>
              </w:rPr>
            </w:pPr>
            <w:r w:rsidRPr="00876958">
              <w:rPr>
                <w:rFonts w:eastAsia="Helvetica" w:hAnsi="Helvetica" w:cs="Helvetica"/>
                <w:color w:val="000000"/>
                <w:sz w:val="16"/>
                <w:szCs w:val="16"/>
                <w:rPrChange w:id="3241" w:author="Xolani Sibande" w:date="2023-11-29T08:31:00Z">
                  <w:rPr>
                    <w:rFonts w:eastAsia="Helvetica" w:hAnsi="Helvetica" w:cs="Helvetica"/>
                    <w:color w:val="000000"/>
                    <w:sz w:val="18"/>
                    <w:szCs w:val="18"/>
                  </w:rPr>
                </w:rPrChange>
              </w:rPr>
              <w:t>-0.1170**</w:t>
            </w:r>
          </w:p>
        </w:tc>
      </w:tr>
      <w:tr w:rsidR="00370EF6" w:rsidRPr="00876958" w14:paraId="77C07C39"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42"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88607CC"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243"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44"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8E5F9F2"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45"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46"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9B294C7"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47" w:author="Xolani Sibande" w:date="2023-11-29T08:31:00Z">
                  <w:rPr>
                    <w:sz w:val="18"/>
                    <w:szCs w:val="18"/>
                  </w:rPr>
                </w:rPrChange>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48"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302644A"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49"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50"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DCE6E75"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51" w:author="Xolani Sibande" w:date="2023-11-29T08:31:00Z">
                  <w:rPr>
                    <w:sz w:val="18"/>
                    <w:szCs w:val="18"/>
                  </w:rPr>
                </w:rPrChange>
              </w:rPr>
            </w:pPr>
            <w:r w:rsidRPr="00876958">
              <w:rPr>
                <w:rFonts w:eastAsia="Helvetica" w:hAnsi="Helvetica" w:cs="Helvetica"/>
                <w:color w:val="000000"/>
                <w:sz w:val="16"/>
                <w:szCs w:val="16"/>
                <w:rPrChange w:id="3252" w:author="Xolani Sibande" w:date="2023-11-29T08:31:00Z">
                  <w:rPr>
                    <w:rFonts w:eastAsia="Helvetica" w:hAnsi="Helvetica" w:cs="Helvetica"/>
                    <w:color w:val="000000"/>
                    <w:sz w:val="18"/>
                    <w:szCs w:val="18"/>
                  </w:rPr>
                </w:rPrChange>
              </w:rPr>
              <w:t>(0.0526)</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53"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37056D8"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54" w:author="Xolani Sibande" w:date="2023-11-29T08:31:00Z">
                  <w:rPr>
                    <w:sz w:val="18"/>
                    <w:szCs w:val="18"/>
                  </w:rPr>
                </w:rPrChange>
              </w:rPr>
            </w:pPr>
            <w:r w:rsidRPr="00876958">
              <w:rPr>
                <w:rFonts w:eastAsia="Helvetica" w:hAnsi="Helvetica" w:cs="Helvetica"/>
                <w:color w:val="000000"/>
                <w:sz w:val="16"/>
                <w:szCs w:val="16"/>
                <w:rPrChange w:id="3255" w:author="Xolani Sibande" w:date="2023-11-29T08:31:00Z">
                  <w:rPr>
                    <w:rFonts w:eastAsia="Helvetica" w:hAnsi="Helvetica" w:cs="Helvetica"/>
                    <w:color w:val="000000"/>
                    <w:sz w:val="18"/>
                    <w:szCs w:val="18"/>
                  </w:rPr>
                </w:rPrChange>
              </w:rPr>
              <w:t>(0.0468)</w:t>
            </w:r>
          </w:p>
        </w:tc>
      </w:tr>
      <w:tr w:rsidR="00370EF6" w:rsidRPr="00876958" w14:paraId="51F8E2B8"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56"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E6A9C28"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257" w:author="Xolani Sibande" w:date="2023-11-29T08:31:00Z">
                  <w:rPr>
                    <w:sz w:val="18"/>
                    <w:szCs w:val="18"/>
                  </w:rPr>
                </w:rPrChange>
              </w:rPr>
            </w:pPr>
            <m:oMathPara>
              <m:oMath>
                <m:r>
                  <w:rPr>
                    <w:rFonts w:ascii="Cambria Math" w:hAnsi="Cambria Math"/>
                    <w:sz w:val="16"/>
                    <w:szCs w:val="16"/>
                    <w:rPrChange w:id="3258" w:author="Xolani Sibande" w:date="2023-11-29T08:31:00Z">
                      <w:rPr>
                        <w:rFonts w:ascii="Cambria Math" w:hAnsi="Cambria Math"/>
                        <w:sz w:val="18"/>
                        <w:szCs w:val="18"/>
                      </w:rPr>
                    </w:rPrChange>
                  </w:rPr>
                  <m:t>Liquidit</m:t>
                </m:r>
                <m:sSub>
                  <m:sSubPr>
                    <m:ctrlPr>
                      <w:rPr>
                        <w:rFonts w:ascii="Cambria Math" w:hAnsi="Cambria Math"/>
                        <w:sz w:val="16"/>
                        <w:szCs w:val="16"/>
                      </w:rPr>
                    </m:ctrlPr>
                  </m:sSubPr>
                  <m:e>
                    <m:r>
                      <w:rPr>
                        <w:rFonts w:ascii="Cambria Math" w:hAnsi="Cambria Math"/>
                        <w:sz w:val="16"/>
                        <w:szCs w:val="16"/>
                        <w:rPrChange w:id="3259" w:author="Xolani Sibande" w:date="2023-11-29T08:31:00Z">
                          <w:rPr>
                            <w:rFonts w:ascii="Cambria Math" w:hAnsi="Cambria Math"/>
                            <w:sz w:val="18"/>
                            <w:szCs w:val="18"/>
                          </w:rPr>
                        </w:rPrChange>
                      </w:rPr>
                      <m:t>y</m:t>
                    </m:r>
                  </m:e>
                  <m:sub>
                    <m:r>
                      <w:rPr>
                        <w:rFonts w:ascii="Cambria Math" w:hAnsi="Cambria Math"/>
                        <w:sz w:val="16"/>
                        <w:szCs w:val="16"/>
                        <w:rPrChange w:id="3260" w:author="Xolani Sibande" w:date="2023-11-29T08:31:00Z">
                          <w:rPr>
                            <w:rFonts w:ascii="Cambria Math" w:hAnsi="Cambria Math"/>
                            <w:sz w:val="18"/>
                            <w:szCs w:val="18"/>
                          </w:rPr>
                        </w:rPrChange>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61"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AF57157"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62"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63"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509E308"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64" w:author="Xolani Sibande" w:date="2023-11-29T08:31:00Z">
                  <w:rPr>
                    <w:sz w:val="18"/>
                    <w:szCs w:val="18"/>
                  </w:rPr>
                </w:rPrChange>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65"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7578E3D"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66" w:author="Xolani Sibande" w:date="2023-11-29T08:31:00Z">
                  <w:rPr>
                    <w:sz w:val="18"/>
                    <w:szCs w:val="18"/>
                  </w:rPr>
                </w:rPrChange>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67"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4F875F3"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68" w:author="Xolani Sibande" w:date="2023-11-29T08:31:00Z">
                  <w:rPr>
                    <w:sz w:val="18"/>
                    <w:szCs w:val="18"/>
                  </w:rPr>
                </w:rPrChange>
              </w:rPr>
            </w:pPr>
            <w:r w:rsidRPr="00876958">
              <w:rPr>
                <w:rFonts w:eastAsia="Helvetica" w:hAnsi="Helvetica" w:cs="Helvetica"/>
                <w:color w:val="000000"/>
                <w:sz w:val="16"/>
                <w:szCs w:val="16"/>
                <w:rPrChange w:id="3269" w:author="Xolani Sibande" w:date="2023-11-29T08:31:00Z">
                  <w:rPr>
                    <w:rFonts w:eastAsia="Helvetica" w:hAnsi="Helvetica" w:cs="Helvetica"/>
                    <w:color w:val="000000"/>
                    <w:sz w:val="18"/>
                    <w:szCs w:val="18"/>
                  </w:rPr>
                </w:rPrChange>
              </w:rPr>
              <w:t>0.0085</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70"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AD1E988"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71" w:author="Xolani Sibande" w:date="2023-11-29T08:31:00Z">
                  <w:rPr>
                    <w:sz w:val="18"/>
                    <w:szCs w:val="18"/>
                  </w:rPr>
                </w:rPrChange>
              </w:rPr>
            </w:pPr>
            <w:r w:rsidRPr="00876958">
              <w:rPr>
                <w:rFonts w:eastAsia="Helvetica" w:hAnsi="Helvetica" w:cs="Helvetica"/>
                <w:color w:val="000000"/>
                <w:sz w:val="16"/>
                <w:szCs w:val="16"/>
                <w:rPrChange w:id="3272" w:author="Xolani Sibande" w:date="2023-11-29T08:31:00Z">
                  <w:rPr>
                    <w:rFonts w:eastAsia="Helvetica" w:hAnsi="Helvetica" w:cs="Helvetica"/>
                    <w:color w:val="000000"/>
                    <w:sz w:val="18"/>
                    <w:szCs w:val="18"/>
                  </w:rPr>
                </w:rPrChange>
              </w:rPr>
              <w:t>0.0084</w:t>
            </w:r>
          </w:p>
        </w:tc>
      </w:tr>
      <w:tr w:rsidR="00370EF6" w:rsidRPr="00876958" w14:paraId="44134E09" w14:textId="77777777" w:rsidTr="00CD278B">
        <w:trPr>
          <w:trHeight w:hRule="exact" w:val="340"/>
        </w:trPr>
        <w:tc>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273" w:author="Xolani Sibande" w:date="2023-11-29T09:20:00Z">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41E7E4A"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274" w:author="Xolani Sibande" w:date="2023-11-29T08:31:00Z">
                  <w:rPr>
                    <w:sz w:val="18"/>
                    <w:szCs w:val="18"/>
                  </w:rPr>
                </w:rPrChange>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275" w:author="Xolani Sibande" w:date="2023-11-29T09:20:00Z">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0DFC7BB"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76" w:author="Xolani Sibande" w:date="2023-11-29T08:31:00Z">
                  <w:rPr>
                    <w:sz w:val="18"/>
                    <w:szCs w:val="18"/>
                  </w:rPr>
                </w:rPrChange>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277" w:author="Xolani Sibande" w:date="2023-11-29T09:20:00Z">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3FE2B86"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78" w:author="Xolani Sibande" w:date="2023-11-29T08:31:00Z">
                  <w:rPr>
                    <w:sz w:val="18"/>
                    <w:szCs w:val="18"/>
                  </w:rPr>
                </w:rPrChange>
              </w:rPr>
            </w:pPr>
          </w:p>
        </w:tc>
        <w:tc>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279" w:author="Xolani Sibande" w:date="2023-11-29T09:20:00Z">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8D87E50" w14:textId="77777777" w:rsidR="00370EF6" w:rsidRPr="00876958" w:rsidRDefault="00370EF6"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80" w:author="Xolani Sibande" w:date="2023-11-29T08:31:00Z">
                  <w:rPr>
                    <w:sz w:val="18"/>
                    <w:szCs w:val="18"/>
                  </w:rPr>
                </w:rPrChange>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281" w:author="Xolani Sibande" w:date="2023-11-29T09:20:00Z">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472733E"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82" w:author="Xolani Sibande" w:date="2023-11-29T08:31:00Z">
                  <w:rPr>
                    <w:sz w:val="18"/>
                    <w:szCs w:val="18"/>
                  </w:rPr>
                </w:rPrChange>
              </w:rPr>
            </w:pPr>
            <w:r w:rsidRPr="00876958">
              <w:rPr>
                <w:rFonts w:eastAsia="Helvetica" w:hAnsi="Helvetica" w:cs="Helvetica"/>
                <w:color w:val="000000"/>
                <w:sz w:val="16"/>
                <w:szCs w:val="16"/>
                <w:rPrChange w:id="3283" w:author="Xolani Sibande" w:date="2023-11-29T08:31:00Z">
                  <w:rPr>
                    <w:rFonts w:eastAsia="Helvetica" w:hAnsi="Helvetica" w:cs="Helvetica"/>
                    <w:color w:val="000000"/>
                    <w:sz w:val="18"/>
                    <w:szCs w:val="18"/>
                  </w:rPr>
                </w:rPrChange>
              </w:rPr>
              <w:t>(0.0072)</w:t>
            </w:r>
          </w:p>
        </w:tc>
        <w:tc>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284" w:author="Xolani Sibande" w:date="2023-11-29T09:20:00Z">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5BBE37E"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85" w:author="Xolani Sibande" w:date="2023-11-29T08:31:00Z">
                  <w:rPr>
                    <w:sz w:val="18"/>
                    <w:szCs w:val="18"/>
                  </w:rPr>
                </w:rPrChange>
              </w:rPr>
            </w:pPr>
            <w:r w:rsidRPr="00876958">
              <w:rPr>
                <w:rFonts w:eastAsia="Helvetica" w:hAnsi="Helvetica" w:cs="Helvetica"/>
                <w:color w:val="000000"/>
                <w:sz w:val="16"/>
                <w:szCs w:val="16"/>
                <w:rPrChange w:id="3286" w:author="Xolani Sibande" w:date="2023-11-29T08:31:00Z">
                  <w:rPr>
                    <w:rFonts w:eastAsia="Helvetica" w:hAnsi="Helvetica" w:cs="Helvetica"/>
                    <w:color w:val="000000"/>
                    <w:sz w:val="18"/>
                    <w:szCs w:val="18"/>
                  </w:rPr>
                </w:rPrChange>
              </w:rPr>
              <w:t>(0.0071)</w:t>
            </w:r>
          </w:p>
        </w:tc>
      </w:tr>
      <w:tr w:rsidR="00370EF6" w:rsidRPr="00876958" w14:paraId="1E6C1180" w14:textId="77777777" w:rsidTr="00CD278B">
        <w:trPr>
          <w:trHeight w:hRule="exact" w:val="340"/>
        </w:trPr>
        <w:tc>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87" w:author="Xolani Sibande" w:date="2023-11-29T09:20:00Z">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3A59373"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288" w:author="Xolani Sibande" w:date="2023-11-29T08:31:00Z">
                  <w:rPr>
                    <w:sz w:val="18"/>
                    <w:szCs w:val="18"/>
                  </w:rPr>
                </w:rPrChange>
              </w:rPr>
            </w:pPr>
            <w:r w:rsidRPr="00876958">
              <w:rPr>
                <w:rFonts w:eastAsia="Helvetica" w:hAnsi="Helvetica" w:cs="Helvetica"/>
                <w:color w:val="000000"/>
                <w:sz w:val="16"/>
                <w:szCs w:val="16"/>
                <w:rPrChange w:id="3289" w:author="Xolani Sibande" w:date="2023-11-29T08:31:00Z">
                  <w:rPr>
                    <w:rFonts w:eastAsia="Helvetica" w:hAnsi="Helvetica" w:cs="Helvetica"/>
                    <w:color w:val="000000"/>
                    <w:sz w:val="18"/>
                    <w:szCs w:val="18"/>
                  </w:rPr>
                </w:rPrChange>
              </w:rPr>
              <w:t>Num.Obs.</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90" w:author="Xolani Sibande" w:date="2023-11-29T09:20:00Z">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21676FE"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91" w:author="Xolani Sibande" w:date="2023-11-29T08:31:00Z">
                  <w:rPr>
                    <w:sz w:val="18"/>
                    <w:szCs w:val="18"/>
                  </w:rPr>
                </w:rPrChange>
              </w:rPr>
            </w:pPr>
            <w:r w:rsidRPr="00876958">
              <w:rPr>
                <w:rFonts w:eastAsia="Helvetica" w:hAnsi="Helvetica" w:cs="Helvetica"/>
                <w:color w:val="000000"/>
                <w:sz w:val="16"/>
                <w:szCs w:val="16"/>
                <w:rPrChange w:id="3292" w:author="Xolani Sibande" w:date="2023-11-29T08:31:00Z">
                  <w:rPr>
                    <w:rFonts w:eastAsia="Helvetica" w:hAnsi="Helvetica" w:cs="Helvetica"/>
                    <w:color w:val="000000"/>
                    <w:sz w:val="18"/>
                    <w:szCs w:val="18"/>
                  </w:rPr>
                </w:rPrChange>
              </w:rPr>
              <w:t>372</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93" w:author="Xolani Sibande" w:date="2023-11-29T09:20:00Z">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2DFF4C5"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94" w:author="Xolani Sibande" w:date="2023-11-29T08:31:00Z">
                  <w:rPr>
                    <w:sz w:val="18"/>
                    <w:szCs w:val="18"/>
                  </w:rPr>
                </w:rPrChange>
              </w:rPr>
            </w:pPr>
            <w:r w:rsidRPr="00876958">
              <w:rPr>
                <w:rFonts w:eastAsia="Helvetica" w:hAnsi="Helvetica" w:cs="Helvetica"/>
                <w:color w:val="000000"/>
                <w:sz w:val="16"/>
                <w:szCs w:val="16"/>
                <w:rPrChange w:id="3295" w:author="Xolani Sibande" w:date="2023-11-29T08:31:00Z">
                  <w:rPr>
                    <w:rFonts w:eastAsia="Helvetica" w:hAnsi="Helvetica" w:cs="Helvetica"/>
                    <w:color w:val="000000"/>
                    <w:sz w:val="18"/>
                    <w:szCs w:val="18"/>
                  </w:rPr>
                </w:rPrChange>
              </w:rPr>
              <w:t>372</w:t>
            </w:r>
          </w:p>
        </w:tc>
        <w:tc>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96" w:author="Xolani Sibande" w:date="2023-11-29T09:20:00Z">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4BE0534"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297" w:author="Xolani Sibande" w:date="2023-11-29T08:31:00Z">
                  <w:rPr>
                    <w:sz w:val="18"/>
                    <w:szCs w:val="18"/>
                  </w:rPr>
                </w:rPrChange>
              </w:rPr>
            </w:pPr>
            <w:r w:rsidRPr="00876958">
              <w:rPr>
                <w:rFonts w:eastAsia="Helvetica" w:hAnsi="Helvetica" w:cs="Helvetica"/>
                <w:color w:val="000000"/>
                <w:sz w:val="16"/>
                <w:szCs w:val="16"/>
                <w:rPrChange w:id="3298" w:author="Xolani Sibande" w:date="2023-11-29T08:31:00Z">
                  <w:rPr>
                    <w:rFonts w:eastAsia="Helvetica" w:hAnsi="Helvetica" w:cs="Helvetica"/>
                    <w:color w:val="000000"/>
                    <w:sz w:val="18"/>
                    <w:szCs w:val="18"/>
                  </w:rPr>
                </w:rPrChange>
              </w:rPr>
              <w:t>368</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299" w:author="Xolani Sibande" w:date="2023-11-29T09:20:00Z">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8DA7B59"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00" w:author="Xolani Sibande" w:date="2023-11-29T08:31:00Z">
                  <w:rPr>
                    <w:sz w:val="18"/>
                    <w:szCs w:val="18"/>
                  </w:rPr>
                </w:rPrChange>
              </w:rPr>
            </w:pPr>
            <w:r w:rsidRPr="00876958">
              <w:rPr>
                <w:rFonts w:eastAsia="Helvetica" w:hAnsi="Helvetica" w:cs="Helvetica"/>
                <w:color w:val="000000"/>
                <w:sz w:val="16"/>
                <w:szCs w:val="16"/>
                <w:rPrChange w:id="3301" w:author="Xolani Sibande" w:date="2023-11-29T08:31:00Z">
                  <w:rPr>
                    <w:rFonts w:eastAsia="Helvetica" w:hAnsi="Helvetica" w:cs="Helvetica"/>
                    <w:color w:val="000000"/>
                    <w:sz w:val="18"/>
                    <w:szCs w:val="18"/>
                  </w:rPr>
                </w:rPrChange>
              </w:rPr>
              <w:t>368</w:t>
            </w:r>
          </w:p>
        </w:tc>
        <w:tc>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02" w:author="Xolani Sibande" w:date="2023-11-29T09:20:00Z">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0BAEEE9"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03" w:author="Xolani Sibande" w:date="2023-11-29T08:31:00Z">
                  <w:rPr>
                    <w:sz w:val="18"/>
                    <w:szCs w:val="18"/>
                  </w:rPr>
                </w:rPrChange>
              </w:rPr>
            </w:pPr>
            <w:r w:rsidRPr="00876958">
              <w:rPr>
                <w:rFonts w:eastAsia="Helvetica" w:hAnsi="Helvetica" w:cs="Helvetica"/>
                <w:color w:val="000000"/>
                <w:sz w:val="16"/>
                <w:szCs w:val="16"/>
                <w:rPrChange w:id="3304" w:author="Xolani Sibande" w:date="2023-11-29T08:31:00Z">
                  <w:rPr>
                    <w:rFonts w:eastAsia="Helvetica" w:hAnsi="Helvetica" w:cs="Helvetica"/>
                    <w:color w:val="000000"/>
                    <w:sz w:val="18"/>
                    <w:szCs w:val="18"/>
                  </w:rPr>
                </w:rPrChange>
              </w:rPr>
              <w:t>364</w:t>
            </w:r>
          </w:p>
        </w:tc>
      </w:tr>
      <w:tr w:rsidR="00370EF6" w:rsidRPr="00876958" w14:paraId="16D313BA" w14:textId="77777777" w:rsidTr="00CD278B">
        <w:trPr>
          <w:trHeight w:hRule="exact" w:val="340"/>
        </w:trPr>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05" w:author="Xolani Sibande" w:date="2023-11-29T09:20:00Z">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2E81F76"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306" w:author="Xolani Sibande" w:date="2023-11-29T08:31:00Z">
                  <w:rPr>
                    <w:sz w:val="18"/>
                    <w:szCs w:val="18"/>
                  </w:rPr>
                </w:rPrChange>
              </w:rPr>
            </w:pPr>
            <w:r w:rsidRPr="00876958">
              <w:rPr>
                <w:rFonts w:eastAsia="Helvetica" w:hAnsi="Helvetica" w:cs="Helvetica"/>
                <w:color w:val="000000"/>
                <w:sz w:val="16"/>
                <w:szCs w:val="16"/>
                <w:rPrChange w:id="3307" w:author="Xolani Sibande" w:date="2023-11-29T08:31:00Z">
                  <w:rPr>
                    <w:rFonts w:eastAsia="Helvetica" w:hAnsi="Helvetica" w:cs="Helvetica"/>
                    <w:color w:val="000000"/>
                    <w:sz w:val="18"/>
                    <w:szCs w:val="18"/>
                  </w:rPr>
                </w:rPrChange>
              </w:rPr>
              <w:t>Adj.R squared</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08"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E0BCD8C"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09" w:author="Xolani Sibande" w:date="2023-11-29T08:31:00Z">
                  <w:rPr>
                    <w:sz w:val="18"/>
                    <w:szCs w:val="18"/>
                  </w:rPr>
                </w:rPrChange>
              </w:rPr>
            </w:pPr>
            <w:r w:rsidRPr="00876958">
              <w:rPr>
                <w:rFonts w:eastAsia="Helvetica" w:hAnsi="Helvetica" w:cs="Helvetica"/>
                <w:color w:val="000000"/>
                <w:sz w:val="16"/>
                <w:szCs w:val="16"/>
                <w:rPrChange w:id="3310" w:author="Xolani Sibande" w:date="2023-11-29T08:31:00Z">
                  <w:rPr>
                    <w:rFonts w:eastAsia="Helvetica" w:hAnsi="Helvetica" w:cs="Helvetica"/>
                    <w:color w:val="000000"/>
                    <w:sz w:val="18"/>
                    <w:szCs w:val="18"/>
                  </w:rPr>
                </w:rPrChange>
              </w:rPr>
              <w:t>0.694</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11"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5D91D41"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12" w:author="Xolani Sibande" w:date="2023-11-29T08:31:00Z">
                  <w:rPr>
                    <w:sz w:val="18"/>
                    <w:szCs w:val="18"/>
                  </w:rPr>
                </w:rPrChange>
              </w:rPr>
            </w:pPr>
            <w:r w:rsidRPr="00876958">
              <w:rPr>
                <w:rFonts w:eastAsia="Helvetica" w:hAnsi="Helvetica" w:cs="Helvetica"/>
                <w:color w:val="000000"/>
                <w:sz w:val="16"/>
                <w:szCs w:val="16"/>
                <w:rPrChange w:id="3313" w:author="Xolani Sibande" w:date="2023-11-29T08:31:00Z">
                  <w:rPr>
                    <w:rFonts w:eastAsia="Helvetica" w:hAnsi="Helvetica" w:cs="Helvetica"/>
                    <w:color w:val="000000"/>
                    <w:sz w:val="18"/>
                    <w:szCs w:val="18"/>
                  </w:rPr>
                </w:rPrChange>
              </w:rPr>
              <w:t>0.693</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14" w:author="Xolani Sibande" w:date="2023-11-29T09:20:00Z">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544414F"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15" w:author="Xolani Sibande" w:date="2023-11-29T08:31:00Z">
                  <w:rPr>
                    <w:sz w:val="18"/>
                    <w:szCs w:val="18"/>
                  </w:rPr>
                </w:rPrChange>
              </w:rPr>
            </w:pPr>
            <w:r w:rsidRPr="00876958">
              <w:rPr>
                <w:rFonts w:eastAsia="Helvetica" w:hAnsi="Helvetica" w:cs="Helvetica"/>
                <w:color w:val="000000"/>
                <w:sz w:val="16"/>
                <w:szCs w:val="16"/>
                <w:rPrChange w:id="3316" w:author="Xolani Sibande" w:date="2023-11-29T08:31:00Z">
                  <w:rPr>
                    <w:rFonts w:eastAsia="Helvetica" w:hAnsi="Helvetica" w:cs="Helvetica"/>
                    <w:color w:val="000000"/>
                    <w:sz w:val="18"/>
                    <w:szCs w:val="18"/>
                  </w:rPr>
                </w:rPrChange>
              </w:rPr>
              <w:t>0.693</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17" w:author="Xolani Sibande" w:date="2023-11-29T09:20:00Z">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68A4B24"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18" w:author="Xolani Sibande" w:date="2023-11-29T08:31:00Z">
                  <w:rPr>
                    <w:sz w:val="18"/>
                    <w:szCs w:val="18"/>
                  </w:rPr>
                </w:rPrChange>
              </w:rPr>
            </w:pPr>
            <w:r w:rsidRPr="00876958">
              <w:rPr>
                <w:rFonts w:eastAsia="Helvetica" w:hAnsi="Helvetica" w:cs="Helvetica"/>
                <w:color w:val="000000"/>
                <w:sz w:val="16"/>
                <w:szCs w:val="16"/>
                <w:rPrChange w:id="3319" w:author="Xolani Sibande" w:date="2023-11-29T08:31:00Z">
                  <w:rPr>
                    <w:rFonts w:eastAsia="Helvetica" w:hAnsi="Helvetica" w:cs="Helvetica"/>
                    <w:color w:val="000000"/>
                    <w:sz w:val="18"/>
                    <w:szCs w:val="18"/>
                  </w:rPr>
                </w:rPrChange>
              </w:rPr>
              <w:t>0.736</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320" w:author="Xolani Sibande" w:date="2023-11-29T09:20:00Z">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2717CF1"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21" w:author="Xolani Sibande" w:date="2023-11-29T08:31:00Z">
                  <w:rPr>
                    <w:sz w:val="18"/>
                    <w:szCs w:val="18"/>
                  </w:rPr>
                </w:rPrChange>
              </w:rPr>
            </w:pPr>
            <w:r w:rsidRPr="00876958">
              <w:rPr>
                <w:rFonts w:eastAsia="Helvetica" w:hAnsi="Helvetica" w:cs="Helvetica"/>
                <w:color w:val="000000"/>
                <w:sz w:val="16"/>
                <w:szCs w:val="16"/>
                <w:rPrChange w:id="3322" w:author="Xolani Sibande" w:date="2023-11-29T08:31:00Z">
                  <w:rPr>
                    <w:rFonts w:eastAsia="Helvetica" w:hAnsi="Helvetica" w:cs="Helvetica"/>
                    <w:color w:val="000000"/>
                    <w:sz w:val="18"/>
                    <w:szCs w:val="18"/>
                  </w:rPr>
                </w:rPrChange>
              </w:rPr>
              <w:t>0.736</w:t>
            </w:r>
          </w:p>
        </w:tc>
      </w:tr>
      <w:tr w:rsidR="00370EF6" w:rsidRPr="00876958" w14:paraId="6D839C24" w14:textId="77777777" w:rsidTr="00CD278B">
        <w:trPr>
          <w:trHeight w:hRule="exact" w:val="340"/>
        </w:trPr>
        <w:tc>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323" w:author="Xolani Sibande" w:date="2023-11-29T09:20:00Z">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AA888CF"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324" w:author="Xolani Sibande" w:date="2023-11-29T08:31:00Z">
                  <w:rPr>
                    <w:sz w:val="18"/>
                    <w:szCs w:val="18"/>
                  </w:rPr>
                </w:rPrChange>
              </w:rPr>
            </w:pPr>
            <w:r w:rsidRPr="00876958">
              <w:rPr>
                <w:rFonts w:eastAsia="Helvetica" w:hAnsi="Helvetica" w:cs="Helvetica"/>
                <w:color w:val="000000"/>
                <w:sz w:val="16"/>
                <w:szCs w:val="16"/>
                <w:rPrChange w:id="3325" w:author="Xolani Sibande" w:date="2023-11-29T08:31:00Z">
                  <w:rPr>
                    <w:rFonts w:eastAsia="Helvetica" w:hAnsi="Helvetica" w:cs="Helvetica"/>
                    <w:color w:val="000000"/>
                    <w:sz w:val="18"/>
                    <w:szCs w:val="18"/>
                  </w:rPr>
                </w:rPrChange>
              </w:rPr>
              <w:t>Test of equality (p-value)</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326" w:author="Xolani Sibande" w:date="2023-11-29T09:20:00Z">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6E95368D"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27" w:author="Xolani Sibande" w:date="2023-11-29T08:31:00Z">
                  <w:rPr>
                    <w:sz w:val="18"/>
                    <w:szCs w:val="18"/>
                  </w:rPr>
                </w:rPrChange>
              </w:rPr>
            </w:pPr>
            <w:r w:rsidRPr="00876958">
              <w:rPr>
                <w:rFonts w:eastAsia="Helvetica" w:hAnsi="Helvetica" w:cs="Helvetica"/>
                <w:color w:val="000000"/>
                <w:sz w:val="16"/>
                <w:szCs w:val="16"/>
                <w:rPrChange w:id="3328" w:author="Xolani Sibande" w:date="2023-11-29T08:31:00Z">
                  <w:rPr>
                    <w:rFonts w:eastAsia="Helvetica" w:hAnsi="Helvetica" w:cs="Helvetica"/>
                    <w:color w:val="000000"/>
                    <w:sz w:val="18"/>
                    <w:szCs w:val="18"/>
                  </w:rPr>
                </w:rPrChange>
              </w:rPr>
              <w:t>0.19</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329" w:author="Xolani Sibande" w:date="2023-11-29T09:20:00Z">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6D5AB8C1"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30" w:author="Xolani Sibande" w:date="2023-11-29T08:31:00Z">
                  <w:rPr>
                    <w:sz w:val="18"/>
                    <w:szCs w:val="18"/>
                  </w:rPr>
                </w:rPrChange>
              </w:rPr>
            </w:pPr>
            <w:r w:rsidRPr="00876958">
              <w:rPr>
                <w:rFonts w:eastAsia="Helvetica" w:hAnsi="Helvetica" w:cs="Helvetica"/>
                <w:color w:val="000000"/>
                <w:sz w:val="16"/>
                <w:szCs w:val="16"/>
                <w:rPrChange w:id="3331" w:author="Xolani Sibande" w:date="2023-11-29T08:31:00Z">
                  <w:rPr>
                    <w:rFonts w:eastAsia="Helvetica" w:hAnsi="Helvetica" w:cs="Helvetica"/>
                    <w:color w:val="000000"/>
                    <w:sz w:val="18"/>
                    <w:szCs w:val="18"/>
                  </w:rPr>
                </w:rPrChange>
              </w:rPr>
              <w:t>0.24</w:t>
            </w:r>
          </w:p>
        </w:tc>
        <w:tc>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332" w:author="Xolani Sibande" w:date="2023-11-29T09:20:00Z">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C6EB5EE"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33" w:author="Xolani Sibande" w:date="2023-11-29T08:31:00Z">
                  <w:rPr>
                    <w:sz w:val="18"/>
                    <w:szCs w:val="18"/>
                  </w:rPr>
                </w:rPrChange>
              </w:rPr>
            </w:pPr>
            <w:r w:rsidRPr="00876958">
              <w:rPr>
                <w:rFonts w:eastAsia="Helvetica" w:hAnsi="Helvetica" w:cs="Helvetica"/>
                <w:color w:val="000000"/>
                <w:sz w:val="16"/>
                <w:szCs w:val="16"/>
                <w:rPrChange w:id="3334" w:author="Xolani Sibande" w:date="2023-11-29T08:31:00Z">
                  <w:rPr>
                    <w:rFonts w:eastAsia="Helvetica" w:hAnsi="Helvetica" w:cs="Helvetica"/>
                    <w:color w:val="000000"/>
                    <w:sz w:val="18"/>
                    <w:szCs w:val="18"/>
                  </w:rPr>
                </w:rPrChange>
              </w:rPr>
              <w:t>0.19</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335" w:author="Xolani Sibande" w:date="2023-11-29T09:20:00Z">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E464201"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36" w:author="Xolani Sibande" w:date="2023-11-29T08:31:00Z">
                  <w:rPr>
                    <w:sz w:val="18"/>
                    <w:szCs w:val="18"/>
                  </w:rPr>
                </w:rPrChange>
              </w:rPr>
            </w:pPr>
            <w:r w:rsidRPr="00876958">
              <w:rPr>
                <w:rFonts w:eastAsia="Helvetica" w:hAnsi="Helvetica" w:cs="Helvetica"/>
                <w:color w:val="000000"/>
                <w:sz w:val="16"/>
                <w:szCs w:val="16"/>
                <w:rPrChange w:id="3337" w:author="Xolani Sibande" w:date="2023-11-29T08:31:00Z">
                  <w:rPr>
                    <w:rFonts w:eastAsia="Helvetica" w:hAnsi="Helvetica" w:cs="Helvetica"/>
                    <w:color w:val="000000"/>
                    <w:sz w:val="18"/>
                    <w:szCs w:val="18"/>
                  </w:rPr>
                </w:rPrChange>
              </w:rPr>
              <w:t>0.02</w:t>
            </w:r>
          </w:p>
        </w:tc>
        <w:tc>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338" w:author="Xolani Sibande" w:date="2023-11-29T09:20:00Z">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85EF255" w14:textId="7777777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39" w:author="Xolani Sibande" w:date="2023-11-29T08:31:00Z">
                  <w:rPr>
                    <w:sz w:val="18"/>
                    <w:szCs w:val="18"/>
                  </w:rPr>
                </w:rPrChange>
              </w:rPr>
            </w:pPr>
            <w:r w:rsidRPr="00876958">
              <w:rPr>
                <w:rFonts w:eastAsia="Helvetica" w:hAnsi="Helvetica" w:cs="Helvetica"/>
                <w:color w:val="000000"/>
                <w:sz w:val="16"/>
                <w:szCs w:val="16"/>
                <w:rPrChange w:id="3340" w:author="Xolani Sibande" w:date="2023-11-29T08:31:00Z">
                  <w:rPr>
                    <w:rFonts w:eastAsia="Helvetica" w:hAnsi="Helvetica" w:cs="Helvetica"/>
                    <w:color w:val="000000"/>
                    <w:sz w:val="18"/>
                    <w:szCs w:val="18"/>
                  </w:rPr>
                </w:rPrChange>
              </w:rPr>
              <w:t>0.01</w:t>
            </w:r>
          </w:p>
        </w:tc>
      </w:tr>
      <w:tr w:rsidR="00370EF6" w:rsidRPr="00876958" w14:paraId="3212B946" w14:textId="77777777" w:rsidTr="00CD278B">
        <w:trPr>
          <w:trHeight w:hRule="exact" w:val="340"/>
        </w:trPr>
        <w:tc>
          <w:tcPr>
            <w:tcW w:w="5000" w:type="pct"/>
            <w:gridSpan w:val="6"/>
            <w:tcBorders>
              <w:top w:val="single" w:sz="12" w:space="0" w:color="537380"/>
              <w:left w:val="none" w:sz="0" w:space="0" w:color="FFFFFF"/>
              <w:bottom w:val="single" w:sz="12" w:space="0" w:color="537380"/>
              <w:right w:val="none" w:sz="0" w:space="0" w:color="FFFFFF"/>
            </w:tcBorders>
            <w:shd w:val="clear" w:color="auto" w:fill="FFFFFF"/>
            <w:tcMar>
              <w:top w:w="0" w:type="dxa"/>
              <w:left w:w="0" w:type="dxa"/>
              <w:bottom w:w="0" w:type="dxa"/>
              <w:right w:w="0" w:type="dxa"/>
            </w:tcMar>
            <w:vAlign w:val="center"/>
            <w:tcPrChange w:id="3341" w:author="Xolani Sibande" w:date="2023-11-29T09:20:00Z">
              <w:tcPr>
                <w:tcW w:w="5000" w:type="pct"/>
                <w:gridSpan w:val="6"/>
                <w:tcBorders>
                  <w:top w:val="single" w:sz="12" w:space="0" w:color="537380"/>
                  <w:left w:val="none" w:sz="0" w:space="0" w:color="FFFFFF"/>
                  <w:bottom w:val="single" w:sz="12" w:space="0" w:color="537380"/>
                  <w:right w:val="none" w:sz="0" w:space="0" w:color="FFFFFF"/>
                </w:tcBorders>
                <w:shd w:val="clear" w:color="auto" w:fill="FFFFFF"/>
                <w:tcMar>
                  <w:top w:w="0" w:type="dxa"/>
                  <w:left w:w="0" w:type="dxa"/>
                  <w:bottom w:w="0" w:type="dxa"/>
                  <w:right w:w="0" w:type="dxa"/>
                </w:tcMar>
                <w:vAlign w:val="center"/>
              </w:tcPr>
            </w:tcPrChange>
          </w:tcPr>
          <w:p w14:paraId="6D09F541" w14:textId="68DCB9F7" w:rsidR="00370EF6" w:rsidRPr="00876958" w:rsidRDefault="00D00CD1" w:rsidP="00876958">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342" w:author="Xolani Sibande" w:date="2023-11-29T08:31:00Z">
                  <w:rPr>
                    <w:sz w:val="18"/>
                    <w:szCs w:val="18"/>
                  </w:rPr>
                </w:rPrChange>
              </w:rPr>
            </w:pPr>
            <w:r w:rsidRPr="00876958">
              <w:rPr>
                <w:rFonts w:eastAsia="Helvetica" w:hAnsi="Helvetica" w:cs="Helvetica"/>
                <w:color w:val="000000"/>
                <w:sz w:val="16"/>
                <w:szCs w:val="16"/>
                <w:rPrChange w:id="3343" w:author="Xolani Sibande" w:date="2023-11-29T08:31:00Z">
                  <w:rPr>
                    <w:rFonts w:eastAsia="Helvetica" w:hAnsi="Helvetica" w:cs="Helvetica"/>
                    <w:color w:val="000000"/>
                    <w:sz w:val="18"/>
                    <w:szCs w:val="18"/>
                  </w:rPr>
                </w:rPrChange>
              </w:rPr>
              <w:t xml:space="preserve">Note: Household sector results with longer </w:t>
            </w:r>
            <w:del w:id="3344" w:author="Xolani Sibande" w:date="2023-11-29T09:20:00Z">
              <w:r w:rsidRPr="00876958" w:rsidDel="00CD278B">
                <w:rPr>
                  <w:rFonts w:eastAsia="Helvetica" w:hAnsi="Helvetica" w:cs="Helvetica"/>
                  <w:color w:val="000000"/>
                  <w:sz w:val="16"/>
                  <w:szCs w:val="16"/>
                  <w:rPrChange w:id="3345" w:author="Xolani Sibande" w:date="2023-11-29T08:31:00Z">
                    <w:rPr>
                      <w:rFonts w:eastAsia="Helvetica" w:hAnsi="Helvetica" w:cs="Helvetica"/>
                      <w:color w:val="000000"/>
                      <w:sz w:val="18"/>
                      <w:szCs w:val="18"/>
                    </w:rPr>
                  </w:rPrChange>
                </w:rPr>
                <w:delText>3 month</w:delText>
              </w:r>
            </w:del>
            <w:ins w:id="3346" w:author="Xolani Sibande" w:date="2023-11-29T09:20:00Z">
              <w:r w:rsidR="00CD278B" w:rsidRPr="00CD278B">
                <w:rPr>
                  <w:rFonts w:eastAsia="Helvetica" w:hAnsi="Helvetica" w:cs="Helvetica"/>
                  <w:color w:val="000000"/>
                  <w:sz w:val="16"/>
                  <w:szCs w:val="16"/>
                </w:rPr>
                <w:t>3-month</w:t>
              </w:r>
            </w:ins>
            <w:r w:rsidRPr="00876958">
              <w:rPr>
                <w:rFonts w:eastAsia="Helvetica" w:hAnsi="Helvetica" w:cs="Helvetica"/>
                <w:color w:val="000000"/>
                <w:sz w:val="16"/>
                <w:szCs w:val="16"/>
                <w:rPrChange w:id="3347" w:author="Xolani Sibande" w:date="2023-11-29T08:31:00Z">
                  <w:rPr>
                    <w:rFonts w:eastAsia="Helvetica" w:hAnsi="Helvetica" w:cs="Helvetica"/>
                    <w:color w:val="000000"/>
                    <w:sz w:val="18"/>
                    <w:szCs w:val="18"/>
                  </w:rPr>
                </w:rPrChange>
              </w:rPr>
              <w:t xml:space="preserve"> loan growth period. The </w:t>
            </w:r>
            <w:del w:id="3348" w:author="Xolani Sibande" w:date="2023-11-29T09:20:00Z">
              <w:r w:rsidRPr="00876958" w:rsidDel="00CD278B">
                <w:rPr>
                  <w:rFonts w:eastAsia="Helvetica" w:hAnsi="Helvetica" w:cs="Helvetica"/>
                  <w:color w:val="000000"/>
                  <w:sz w:val="16"/>
                  <w:szCs w:val="16"/>
                  <w:rPrChange w:id="3349" w:author="Xolani Sibande" w:date="2023-11-29T08:31:00Z">
                    <w:rPr>
                      <w:rFonts w:eastAsia="Helvetica" w:hAnsi="Helvetica" w:cs="Helvetica"/>
                      <w:color w:val="000000"/>
                      <w:sz w:val="18"/>
                      <w:szCs w:val="18"/>
                    </w:rPr>
                  </w:rPrChange>
                </w:rPr>
                <w:delText>depandant</w:delText>
              </w:r>
            </w:del>
            <w:ins w:id="3350" w:author="Xolani Sibande" w:date="2023-11-29T09:20:00Z">
              <w:r w:rsidR="00CD278B" w:rsidRPr="00CD278B">
                <w:rPr>
                  <w:rFonts w:eastAsia="Helvetica" w:hAnsi="Helvetica" w:cs="Helvetica"/>
                  <w:color w:val="000000"/>
                  <w:sz w:val="16"/>
                  <w:szCs w:val="16"/>
                </w:rPr>
                <w:t>dependant</w:t>
              </w:r>
            </w:ins>
            <w:r w:rsidRPr="00876958">
              <w:rPr>
                <w:rFonts w:eastAsia="Helvetica" w:hAnsi="Helvetica" w:cs="Helvetica"/>
                <w:color w:val="000000"/>
                <w:sz w:val="16"/>
                <w:szCs w:val="16"/>
                <w:rPrChange w:id="3351" w:author="Xolani Sibande" w:date="2023-11-29T08:31:00Z">
                  <w:rPr>
                    <w:rFonts w:eastAsia="Helvetica" w:hAnsi="Helvetica" w:cs="Helvetica"/>
                    <w:color w:val="000000"/>
                    <w:sz w:val="18"/>
                    <w:szCs w:val="18"/>
                  </w:rPr>
                </w:rPrChange>
              </w:rPr>
              <w:t xml:space="preserve"> variables in loan growth at bank level at a monthly frequency, calculated as the log difference at t and t -3. All control variables are defined in Table </w:t>
            </w:r>
            <w:ins w:id="3352" w:author="Xolani Sibande" w:date="2023-11-29T09:06:00Z">
              <w:r w:rsidR="00123093">
                <w:rPr>
                  <w:rFonts w:eastAsia="Helvetica" w:hAnsi="Helvetica" w:cs="Helvetica"/>
                  <w:color w:val="000000"/>
                  <w:sz w:val="16"/>
                  <w:szCs w:val="16"/>
                </w:rPr>
                <w:t>3</w:t>
              </w:r>
            </w:ins>
            <w:del w:id="3353" w:author="Xolani Sibande" w:date="2023-11-29T09:04:00Z">
              <w:r w:rsidRPr="00876958" w:rsidDel="00123093">
                <w:rPr>
                  <w:rFonts w:eastAsia="Helvetica" w:hAnsi="Helvetica" w:cs="Helvetica"/>
                  <w:color w:val="000000"/>
                  <w:sz w:val="16"/>
                  <w:szCs w:val="16"/>
                  <w:rPrChange w:id="3354" w:author="Xolani Sibande" w:date="2023-11-29T08:31:00Z">
                    <w:rPr>
                      <w:rFonts w:eastAsia="Helvetica" w:hAnsi="Helvetica" w:cs="Helvetica"/>
                      <w:color w:val="000000"/>
                      <w:sz w:val="18"/>
                      <w:szCs w:val="18"/>
                    </w:rPr>
                  </w:rPrChange>
                </w:rPr>
                <w:delText>2</w:delText>
              </w:r>
            </w:del>
            <w:r w:rsidRPr="00876958">
              <w:rPr>
                <w:rFonts w:eastAsia="Helvetica" w:hAnsi="Helvetica" w:cs="Helvetica"/>
                <w:color w:val="000000"/>
                <w:sz w:val="16"/>
                <w:szCs w:val="16"/>
                <w:rPrChange w:id="3355" w:author="Xolani Sibande" w:date="2023-11-29T08:31:00Z">
                  <w:rPr>
                    <w:rFonts w:eastAsia="Helvetica" w:hAnsi="Helvetica" w:cs="Helvetica"/>
                    <w:color w:val="000000"/>
                    <w:sz w:val="18"/>
                    <w:szCs w:val="18"/>
                  </w:rPr>
                </w:rPrChange>
              </w:rPr>
              <w:t xml:space="preserve">. Standard errors are clustered at a bank level. All equations include both bank and monthly effects. A test for equality p-value of &lt; 0.1 is significant. </w:t>
            </w:r>
            <m:oMath>
              <m:r>
                <w:rPr>
                  <w:rFonts w:ascii="Cambria Math" w:hAnsi="Cambria Math"/>
                  <w:sz w:val="16"/>
                  <w:szCs w:val="16"/>
                  <w:rPrChange w:id="3356" w:author="Xolani Sibande" w:date="2023-11-29T08:31:00Z">
                    <w:rPr>
                      <w:rFonts w:ascii="Cambria Math" w:hAnsi="Cambria Math"/>
                      <w:sz w:val="18"/>
                      <w:szCs w:val="18"/>
                    </w:rPr>
                  </w:rPrChange>
                </w:rPr>
                <m:t>***p&lt;0.01,**p&lt;0.05,*p&lt;0.1</m:t>
              </m:r>
            </m:oMath>
          </w:p>
        </w:tc>
      </w:tr>
    </w:tbl>
    <w:p w14:paraId="135A733F" w14:textId="77777777" w:rsidR="00370EF6" w:rsidRDefault="00D00CD1">
      <w:r>
        <w:br w:type="page"/>
      </w:r>
    </w:p>
    <w:p w14:paraId="1003EFF0" w14:textId="3077B2F5" w:rsidR="00370EF6" w:rsidRPr="006906D2" w:rsidRDefault="00D00CD1">
      <w:pPr>
        <w:pStyle w:val="TableCaption"/>
        <w:rPr>
          <w:b/>
          <w:bCs/>
          <w:sz w:val="20"/>
          <w:rPrChange w:id="3357" w:author="Xolani Sibande" w:date="2023-11-29T09:13:00Z">
            <w:rPr/>
          </w:rPrChange>
        </w:rPr>
      </w:pPr>
      <w:r w:rsidRPr="006906D2">
        <w:rPr>
          <w:b/>
          <w:bCs/>
          <w:sz w:val="20"/>
          <w:rPrChange w:id="3358" w:author="Xolani Sibande" w:date="2023-11-29T09:13:00Z">
            <w:rPr/>
          </w:rPrChange>
        </w:rPr>
        <w:lastRenderedPageBreak/>
        <w:t xml:space="preserve">Table </w:t>
      </w:r>
      <w:r w:rsidR="0017052A" w:rsidRPr="006906D2">
        <w:rPr>
          <w:b/>
          <w:bCs/>
          <w:sz w:val="20"/>
          <w:rPrChange w:id="3359" w:author="Xolani Sibande" w:date="2023-11-29T09:13:00Z">
            <w:rPr/>
          </w:rPrChange>
        </w:rPr>
        <w:t>C.2</w:t>
      </w:r>
      <w:r w:rsidRPr="006906D2">
        <w:rPr>
          <w:b/>
          <w:bCs/>
          <w:sz w:val="20"/>
          <w:rPrChange w:id="3360" w:author="Xolani Sibande" w:date="2023-11-29T09:13:00Z">
            <w:rPr/>
          </w:rPrChange>
        </w:rPr>
        <w:t xml:space="preserve">: Non-financial corporations </w:t>
      </w:r>
      <w:del w:id="3361" w:author="Xolani Sibande" w:date="2023-11-29T09:30:00Z">
        <w:r w:rsidRPr="006906D2" w:rsidDel="00A12FCA">
          <w:rPr>
            <w:b/>
            <w:bCs/>
            <w:sz w:val="20"/>
            <w:rPrChange w:id="3362" w:author="Xolani Sibande" w:date="2023-11-29T09:13:00Z">
              <w:rPr/>
            </w:rPrChange>
          </w:rPr>
          <w:delText>3 month</w:delText>
        </w:r>
      </w:del>
      <w:ins w:id="3363" w:author="Xolani Sibande" w:date="2023-11-29T09:30:00Z">
        <w:r w:rsidR="00A12FCA" w:rsidRPr="00A12FCA">
          <w:rPr>
            <w:b/>
            <w:bCs/>
            <w:sz w:val="20"/>
          </w:rPr>
          <w:t>3-month</w:t>
        </w:r>
      </w:ins>
      <w:r w:rsidRPr="006906D2">
        <w:rPr>
          <w:b/>
          <w:bCs/>
          <w:sz w:val="20"/>
          <w:rPrChange w:id="3364" w:author="Xolani Sibande" w:date="2023-11-29T09:13:00Z">
            <w:rPr/>
          </w:rPrChange>
        </w:rPr>
        <w:t xml:space="preserve"> loan growth results </w:t>
      </w:r>
    </w:p>
    <w:tbl>
      <w:tblPr>
        <w:tblW w:w="5000" w:type="pct"/>
        <w:tblLook w:val="0420" w:firstRow="1" w:lastRow="0" w:firstColumn="0" w:lastColumn="0" w:noHBand="0" w:noVBand="1"/>
        <w:tblPrChange w:id="3365" w:author="Xolani Sibande" w:date="2023-11-29T09:20:00Z">
          <w:tblPr>
            <w:tblW w:w="5000" w:type="pct"/>
            <w:tblLook w:val="0420" w:firstRow="1" w:lastRow="0" w:firstColumn="0" w:lastColumn="0" w:noHBand="0" w:noVBand="1"/>
          </w:tblPr>
        </w:tblPrChange>
      </w:tblPr>
      <w:tblGrid>
        <w:gridCol w:w="3782"/>
        <w:gridCol w:w="1057"/>
        <w:gridCol w:w="1058"/>
        <w:gridCol w:w="1058"/>
        <w:gridCol w:w="1058"/>
        <w:gridCol w:w="1058"/>
        <w:tblGridChange w:id="3366">
          <w:tblGrid>
            <w:gridCol w:w="3782"/>
            <w:gridCol w:w="1057"/>
            <w:gridCol w:w="1058"/>
            <w:gridCol w:w="1058"/>
            <w:gridCol w:w="1058"/>
            <w:gridCol w:w="1058"/>
          </w:tblGrid>
        </w:tblGridChange>
      </w:tblGrid>
      <w:tr w:rsidR="00370EF6" w:rsidRPr="00A12FCA" w14:paraId="4AA491AB" w14:textId="77777777" w:rsidTr="00CD278B">
        <w:trPr>
          <w:trHeight w:hRule="exact" w:val="340"/>
          <w:tblHeader/>
          <w:trPrChange w:id="3367" w:author="Xolani Sibande" w:date="2023-11-29T09:20:00Z">
            <w:trPr>
              <w:tblHeader/>
            </w:trPr>
          </w:trPrChange>
        </w:trPr>
        <w:tc>
          <w:tcPr>
            <w:tcW w:w="208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368" w:author="Xolani Sibande" w:date="2023-11-29T09:20:00Z">
              <w:tcPr>
                <w:tcW w:w="208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2187892"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369" w:author="Xolani Sibande" w:date="2023-11-29T09:27:00Z">
                  <w:rPr>
                    <w:sz w:val="18"/>
                    <w:szCs w:val="18"/>
                  </w:rPr>
                </w:rPrChange>
              </w:rPr>
            </w:pPr>
            <m:oMathPara>
              <m:oMath>
                <m:r>
                  <w:rPr>
                    <w:rFonts w:ascii="Cambria Math" w:hAnsi="Cambria Math"/>
                    <w:sz w:val="16"/>
                    <w:szCs w:val="16"/>
                    <w:rPrChange w:id="3370" w:author="Xolani Sibande" w:date="2023-11-29T09:27:00Z">
                      <w:rPr>
                        <w:rFonts w:ascii="Cambria Math" w:hAnsi="Cambria Math"/>
                        <w:sz w:val="18"/>
                        <w:szCs w:val="18"/>
                      </w:rPr>
                    </w:rPrChange>
                  </w:rPr>
                  <m:t>Dep</m:t>
                </m:r>
                <m:r>
                  <m:rPr>
                    <m:sty m:val="p"/>
                  </m:rPr>
                  <w:rPr>
                    <w:rFonts w:ascii="Cambria Math" w:hAnsi="Cambria Math"/>
                    <w:sz w:val="16"/>
                    <w:szCs w:val="16"/>
                    <w:rPrChange w:id="3371" w:author="Xolani Sibande" w:date="2023-11-29T09:27:00Z">
                      <w:rPr>
                        <w:rFonts w:ascii="Cambria Math" w:hAnsi="Cambria Math"/>
                        <w:sz w:val="18"/>
                        <w:szCs w:val="18"/>
                      </w:rPr>
                    </w:rPrChange>
                  </w:rPr>
                  <m:t>.</m:t>
                </m:r>
                <m:r>
                  <w:rPr>
                    <w:rFonts w:ascii="Cambria Math" w:hAnsi="Cambria Math"/>
                    <w:sz w:val="16"/>
                    <w:szCs w:val="16"/>
                    <w:rPrChange w:id="3372" w:author="Xolani Sibande" w:date="2023-11-29T09:27:00Z">
                      <w:rPr>
                        <w:rFonts w:ascii="Cambria Math" w:hAnsi="Cambria Math"/>
                        <w:sz w:val="18"/>
                        <w:szCs w:val="18"/>
                      </w:rPr>
                    </w:rPrChange>
                  </w:rPr>
                  <m:t>Var:</m:t>
                </m:r>
                <m:r>
                  <m:rPr>
                    <m:sty m:val="p"/>
                  </m:rPr>
                  <w:rPr>
                    <w:rFonts w:ascii="Cambria Math" w:hAnsi="Cambria Math"/>
                    <w:sz w:val="16"/>
                    <w:szCs w:val="16"/>
                    <w:rPrChange w:id="3373" w:author="Xolani Sibande" w:date="2023-11-29T09:27:00Z">
                      <w:rPr>
                        <w:rFonts w:ascii="Cambria Math" w:hAnsi="Cambria Math"/>
                        <w:sz w:val="18"/>
                        <w:szCs w:val="18"/>
                      </w:rPr>
                    </w:rPrChange>
                  </w:rPr>
                  <m:t>Δ</m:t>
                </m:r>
                <m:r>
                  <w:rPr>
                    <w:rFonts w:ascii="Cambria Math" w:hAnsi="Cambria Math"/>
                    <w:sz w:val="16"/>
                    <w:szCs w:val="16"/>
                    <w:rPrChange w:id="3374" w:author="Xolani Sibande" w:date="2023-11-29T09:27:00Z">
                      <w:rPr>
                        <w:rFonts w:ascii="Cambria Math" w:hAnsi="Cambria Math"/>
                        <w:sz w:val="18"/>
                        <w:szCs w:val="18"/>
                      </w:rPr>
                    </w:rPrChange>
                  </w:rPr>
                  <m:t>LOA</m:t>
                </m:r>
                <m:sSub>
                  <m:sSubPr>
                    <m:ctrlPr>
                      <w:rPr>
                        <w:rFonts w:ascii="Cambria Math" w:hAnsi="Cambria Math"/>
                        <w:sz w:val="16"/>
                        <w:szCs w:val="16"/>
                      </w:rPr>
                    </m:ctrlPr>
                  </m:sSubPr>
                  <m:e>
                    <m:r>
                      <w:rPr>
                        <w:rFonts w:ascii="Cambria Math" w:hAnsi="Cambria Math"/>
                        <w:sz w:val="16"/>
                        <w:szCs w:val="16"/>
                        <w:rPrChange w:id="3375" w:author="Xolani Sibande" w:date="2023-11-29T09:27:00Z">
                          <w:rPr>
                            <w:rFonts w:ascii="Cambria Math" w:hAnsi="Cambria Math"/>
                            <w:sz w:val="18"/>
                            <w:szCs w:val="18"/>
                          </w:rPr>
                        </w:rPrChange>
                      </w:rPr>
                      <m:t>N</m:t>
                    </m:r>
                  </m:e>
                  <m:sub>
                    <m:r>
                      <w:rPr>
                        <w:rFonts w:ascii="Cambria Math" w:hAnsi="Cambria Math"/>
                        <w:sz w:val="16"/>
                        <w:szCs w:val="16"/>
                        <w:rPrChange w:id="3376" w:author="Xolani Sibande" w:date="2023-11-29T09:27:00Z">
                          <w:rPr>
                            <w:rFonts w:ascii="Cambria Math" w:hAnsi="Cambria Math"/>
                            <w:sz w:val="18"/>
                            <w:szCs w:val="18"/>
                          </w:rPr>
                        </w:rPrChange>
                      </w:rPr>
                      <m:t>t,t-3</m:t>
                    </m:r>
                  </m:sub>
                </m:sSub>
              </m:oMath>
            </m:oMathPara>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377" w:author="Xolani Sibande" w:date="2023-11-29T09:20:00Z">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FD63D38"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78" w:author="Xolani Sibande" w:date="2023-11-29T09:27:00Z">
                  <w:rPr>
                    <w:sz w:val="18"/>
                    <w:szCs w:val="18"/>
                  </w:rPr>
                </w:rPrChange>
              </w:rPr>
            </w:pPr>
            <w:r w:rsidRPr="00A12FCA">
              <w:rPr>
                <w:rFonts w:eastAsia="Helvetica" w:hAnsi="Helvetica" w:cs="Helvetica"/>
                <w:color w:val="000000"/>
                <w:sz w:val="16"/>
                <w:szCs w:val="16"/>
                <w:rPrChange w:id="3379" w:author="Xolani Sibande" w:date="2023-11-29T09:27:00Z">
                  <w:rPr>
                    <w:rFonts w:eastAsia="Helvetica" w:hAnsi="Helvetica" w:cs="Helvetica"/>
                    <w:color w:val="000000"/>
                    <w:sz w:val="18"/>
                    <w:szCs w:val="18"/>
                  </w:rPr>
                </w:rPrChange>
              </w:rPr>
              <w:t>(1)</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380" w:author="Xolani Sibande" w:date="2023-11-29T09:20:00Z">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8F798C9"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81" w:author="Xolani Sibande" w:date="2023-11-29T09:27:00Z">
                  <w:rPr>
                    <w:sz w:val="18"/>
                    <w:szCs w:val="18"/>
                  </w:rPr>
                </w:rPrChange>
              </w:rPr>
            </w:pPr>
            <w:r w:rsidRPr="00A12FCA">
              <w:rPr>
                <w:rFonts w:eastAsia="Helvetica" w:hAnsi="Helvetica" w:cs="Helvetica"/>
                <w:color w:val="000000"/>
                <w:sz w:val="16"/>
                <w:szCs w:val="16"/>
                <w:rPrChange w:id="3382" w:author="Xolani Sibande" w:date="2023-11-29T09:27:00Z">
                  <w:rPr>
                    <w:rFonts w:eastAsia="Helvetica" w:hAnsi="Helvetica" w:cs="Helvetica"/>
                    <w:color w:val="000000"/>
                    <w:sz w:val="18"/>
                    <w:szCs w:val="18"/>
                  </w:rPr>
                </w:rPrChange>
              </w:rPr>
              <w:t>(2)</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383" w:author="Xolani Sibande" w:date="2023-11-29T09:20:00Z">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DAD4923"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84" w:author="Xolani Sibande" w:date="2023-11-29T09:27:00Z">
                  <w:rPr>
                    <w:sz w:val="18"/>
                    <w:szCs w:val="18"/>
                  </w:rPr>
                </w:rPrChange>
              </w:rPr>
            </w:pPr>
            <w:r w:rsidRPr="00A12FCA">
              <w:rPr>
                <w:rFonts w:eastAsia="Helvetica" w:hAnsi="Helvetica" w:cs="Helvetica"/>
                <w:color w:val="000000"/>
                <w:sz w:val="16"/>
                <w:szCs w:val="16"/>
                <w:rPrChange w:id="3385" w:author="Xolani Sibande" w:date="2023-11-29T09:27:00Z">
                  <w:rPr>
                    <w:rFonts w:eastAsia="Helvetica" w:hAnsi="Helvetica" w:cs="Helvetica"/>
                    <w:color w:val="000000"/>
                    <w:sz w:val="18"/>
                    <w:szCs w:val="18"/>
                  </w:rPr>
                </w:rPrChange>
              </w:rPr>
              <w:t>(3)</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386" w:author="Xolani Sibande" w:date="2023-11-29T09:20:00Z">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6BDB8FB1"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87" w:author="Xolani Sibande" w:date="2023-11-29T09:27:00Z">
                  <w:rPr>
                    <w:sz w:val="18"/>
                    <w:szCs w:val="18"/>
                  </w:rPr>
                </w:rPrChange>
              </w:rPr>
            </w:pPr>
            <w:r w:rsidRPr="00A12FCA">
              <w:rPr>
                <w:rFonts w:eastAsia="Helvetica" w:hAnsi="Helvetica" w:cs="Helvetica"/>
                <w:color w:val="000000"/>
                <w:sz w:val="16"/>
                <w:szCs w:val="16"/>
                <w:rPrChange w:id="3388" w:author="Xolani Sibande" w:date="2023-11-29T09:27:00Z">
                  <w:rPr>
                    <w:rFonts w:eastAsia="Helvetica" w:hAnsi="Helvetica" w:cs="Helvetica"/>
                    <w:color w:val="000000"/>
                    <w:sz w:val="18"/>
                    <w:szCs w:val="18"/>
                  </w:rPr>
                </w:rPrChange>
              </w:rPr>
              <w:t>(4)</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389" w:author="Xolani Sibande" w:date="2023-11-29T09:20:00Z">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61245A2E"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90" w:author="Xolani Sibande" w:date="2023-11-29T09:27:00Z">
                  <w:rPr>
                    <w:sz w:val="18"/>
                    <w:szCs w:val="18"/>
                  </w:rPr>
                </w:rPrChange>
              </w:rPr>
            </w:pPr>
            <w:r w:rsidRPr="00A12FCA">
              <w:rPr>
                <w:rFonts w:eastAsia="Helvetica" w:hAnsi="Helvetica" w:cs="Helvetica"/>
                <w:color w:val="000000"/>
                <w:sz w:val="16"/>
                <w:szCs w:val="16"/>
                <w:rPrChange w:id="3391" w:author="Xolani Sibande" w:date="2023-11-29T09:27:00Z">
                  <w:rPr>
                    <w:rFonts w:eastAsia="Helvetica" w:hAnsi="Helvetica" w:cs="Helvetica"/>
                    <w:color w:val="000000"/>
                    <w:sz w:val="18"/>
                    <w:szCs w:val="18"/>
                  </w:rPr>
                </w:rPrChange>
              </w:rPr>
              <w:t>(5)</w:t>
            </w:r>
          </w:p>
        </w:tc>
      </w:tr>
      <w:tr w:rsidR="00370EF6" w:rsidRPr="00A12FCA" w14:paraId="33521C64" w14:textId="77777777" w:rsidTr="00CD278B">
        <w:trPr>
          <w:trHeight w:hRule="exact" w:val="340"/>
        </w:trPr>
        <w:tc>
          <w:tcPr>
            <w:tcW w:w="208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392" w:author="Xolani Sibande" w:date="2023-11-29T09:20:00Z">
              <w:tcPr>
                <w:tcW w:w="208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67529BC"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393" w:author="Xolani Sibande" w:date="2023-11-29T09:27:00Z">
                  <w:rPr>
                    <w:sz w:val="18"/>
                    <w:szCs w:val="18"/>
                  </w:rPr>
                </w:rPrChange>
              </w:rPr>
            </w:pPr>
            <w:r w:rsidRPr="00A12FCA">
              <w:rPr>
                <w:rFonts w:eastAsia="Helvetica" w:hAnsi="Helvetica" w:cs="Helvetica"/>
                <w:b/>
                <w:color w:val="000000"/>
                <w:sz w:val="16"/>
                <w:szCs w:val="16"/>
                <w:rPrChange w:id="3394" w:author="Xolani Sibande" w:date="2023-11-29T09:27:00Z">
                  <w:rPr>
                    <w:rFonts w:eastAsia="Helvetica" w:hAnsi="Helvetica" w:cs="Helvetica"/>
                    <w:b/>
                    <w:color w:val="000000"/>
                    <w:sz w:val="18"/>
                    <w:szCs w:val="18"/>
                  </w:rPr>
                </w:rPrChange>
              </w:rPr>
              <w:t>Non-financial corporations secured credit model</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395" w:author="Xolani Sibande" w:date="2023-11-29T09:20:00Z">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7CED840"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96" w:author="Xolani Sibande" w:date="2023-11-29T09:27:00Z">
                  <w:rPr>
                    <w:sz w:val="18"/>
                    <w:szCs w:val="18"/>
                  </w:rPr>
                </w:rPrChange>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397" w:author="Xolani Sibande" w:date="2023-11-29T09:20:00Z">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54B0FFA"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398" w:author="Xolani Sibande" w:date="2023-11-29T09:27:00Z">
                  <w:rPr>
                    <w:sz w:val="18"/>
                    <w:szCs w:val="18"/>
                  </w:rPr>
                </w:rPrChange>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399" w:author="Xolani Sibande" w:date="2023-11-29T09:20:00Z">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BB0C60F"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00" w:author="Xolani Sibande" w:date="2023-11-29T09:27:00Z">
                  <w:rPr>
                    <w:sz w:val="18"/>
                    <w:szCs w:val="18"/>
                  </w:rPr>
                </w:rPrChange>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401" w:author="Xolani Sibande" w:date="2023-11-29T09:20:00Z">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7AAF7EF"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02" w:author="Xolani Sibande" w:date="2023-11-29T09:27:00Z">
                  <w:rPr>
                    <w:sz w:val="18"/>
                    <w:szCs w:val="18"/>
                  </w:rPr>
                </w:rPrChange>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403" w:author="Xolani Sibande" w:date="2023-11-29T09:20:00Z">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4F62E11"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04" w:author="Xolani Sibande" w:date="2023-11-29T09:27:00Z">
                  <w:rPr>
                    <w:sz w:val="18"/>
                    <w:szCs w:val="18"/>
                  </w:rPr>
                </w:rPrChange>
              </w:rPr>
            </w:pPr>
          </w:p>
        </w:tc>
      </w:tr>
      <w:tr w:rsidR="00370EF6" w:rsidRPr="00A12FCA" w14:paraId="10E1C518" w14:textId="77777777" w:rsidTr="00CD278B">
        <w:trPr>
          <w:trHeight w:hRule="exact" w:val="340"/>
        </w:trPr>
        <w:tc>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05" w:author="Xolani Sibande" w:date="2023-11-29T09:20:00Z">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017F67A"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406" w:author="Xolani Sibande" w:date="2023-11-29T09:27:00Z">
                  <w:rPr>
                    <w:sz w:val="18"/>
                    <w:szCs w:val="18"/>
                  </w:rPr>
                </w:rPrChange>
              </w:rPr>
            </w:pPr>
            <m:oMathPara>
              <m:oMath>
                <m:r>
                  <m:rPr>
                    <m:sty m:val="p"/>
                  </m:rPr>
                  <w:rPr>
                    <w:rFonts w:ascii="Cambria Math" w:hAnsi="Cambria Math"/>
                    <w:sz w:val="16"/>
                    <w:szCs w:val="16"/>
                    <w:rPrChange w:id="3407" w:author="Xolani Sibande" w:date="2023-11-29T09:27:00Z">
                      <w:rPr>
                        <w:rFonts w:ascii="Cambria Math" w:hAnsi="Cambria Math"/>
                        <w:sz w:val="18"/>
                        <w:szCs w:val="18"/>
                      </w:rPr>
                    </w:rPrChange>
                  </w:rPr>
                  <m:t>Δ</m:t>
                </m:r>
                <m:r>
                  <w:rPr>
                    <w:rFonts w:ascii="Cambria Math" w:hAnsi="Cambria Math"/>
                    <w:sz w:val="16"/>
                    <w:szCs w:val="16"/>
                    <w:rPrChange w:id="3408" w:author="Xolani Sibande" w:date="2023-11-29T09:27: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3409" w:author="Xolani Sibande" w:date="2023-11-29T09:27:00Z">
                          <w:rPr>
                            <w:rFonts w:ascii="Cambria Math" w:hAnsi="Cambria Math"/>
                            <w:sz w:val="18"/>
                            <w:szCs w:val="18"/>
                          </w:rPr>
                        </w:rPrChange>
                      </w:rPr>
                      <m:t>R</m:t>
                    </m:r>
                  </m:e>
                  <m:sub>
                    <m:r>
                      <w:rPr>
                        <w:rFonts w:ascii="Cambria Math" w:hAnsi="Cambria Math"/>
                        <w:sz w:val="16"/>
                        <w:szCs w:val="16"/>
                        <w:rPrChange w:id="3410" w:author="Xolani Sibande" w:date="2023-11-29T09:27:00Z">
                          <w:rPr>
                            <w:rFonts w:ascii="Cambria Math" w:hAnsi="Cambria Math"/>
                            <w:sz w:val="18"/>
                            <w:szCs w:val="18"/>
                          </w:rPr>
                        </w:rPrChange>
                      </w:rPr>
                      <m:t>t,t-1</m:t>
                    </m:r>
                  </m:sub>
                </m:sSub>
              </m:oMath>
            </m:oMathPara>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11"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2579177"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12" w:author="Xolani Sibande" w:date="2023-11-29T09:27:00Z">
                  <w:rPr>
                    <w:sz w:val="18"/>
                    <w:szCs w:val="18"/>
                  </w:rPr>
                </w:rPrChange>
              </w:rPr>
            </w:pPr>
            <w:r w:rsidRPr="00A12FCA">
              <w:rPr>
                <w:rFonts w:eastAsia="Helvetica" w:hAnsi="Helvetica" w:cs="Helvetica"/>
                <w:color w:val="000000"/>
                <w:sz w:val="16"/>
                <w:szCs w:val="16"/>
                <w:rPrChange w:id="3413" w:author="Xolani Sibande" w:date="2023-11-29T09:27:00Z">
                  <w:rPr>
                    <w:rFonts w:eastAsia="Helvetica" w:hAnsi="Helvetica" w:cs="Helvetica"/>
                    <w:color w:val="000000"/>
                    <w:sz w:val="18"/>
                    <w:szCs w:val="18"/>
                  </w:rPr>
                </w:rPrChange>
              </w:rPr>
              <w:t>-0.0113**</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14"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47478D7"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15" w:author="Xolani Sibande" w:date="2023-11-29T09:27:00Z">
                  <w:rPr>
                    <w:sz w:val="18"/>
                    <w:szCs w:val="18"/>
                  </w:rPr>
                </w:rPrChange>
              </w:rPr>
            </w:pPr>
            <w:r w:rsidRPr="00A12FCA">
              <w:rPr>
                <w:rFonts w:eastAsia="Helvetica" w:hAnsi="Helvetica" w:cs="Helvetica"/>
                <w:color w:val="000000"/>
                <w:sz w:val="16"/>
                <w:szCs w:val="16"/>
                <w:rPrChange w:id="3416" w:author="Xolani Sibande" w:date="2023-11-29T09:27:00Z">
                  <w:rPr>
                    <w:rFonts w:eastAsia="Helvetica" w:hAnsi="Helvetica" w:cs="Helvetica"/>
                    <w:color w:val="000000"/>
                    <w:sz w:val="18"/>
                    <w:szCs w:val="18"/>
                  </w:rPr>
                </w:rPrChange>
              </w:rPr>
              <w:t>-0.0114**</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17"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34CBE8E"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18" w:author="Xolani Sibande" w:date="2023-11-29T09:27:00Z">
                  <w:rPr>
                    <w:sz w:val="18"/>
                    <w:szCs w:val="18"/>
                  </w:rPr>
                </w:rPrChange>
              </w:rPr>
            </w:pPr>
            <w:r w:rsidRPr="00A12FCA">
              <w:rPr>
                <w:rFonts w:eastAsia="Helvetica" w:hAnsi="Helvetica" w:cs="Helvetica"/>
                <w:color w:val="000000"/>
                <w:sz w:val="16"/>
                <w:szCs w:val="16"/>
                <w:rPrChange w:id="3419" w:author="Xolani Sibande" w:date="2023-11-29T09:27:00Z">
                  <w:rPr>
                    <w:rFonts w:eastAsia="Helvetica" w:hAnsi="Helvetica" w:cs="Helvetica"/>
                    <w:color w:val="000000"/>
                    <w:sz w:val="18"/>
                    <w:szCs w:val="18"/>
                  </w:rPr>
                </w:rPrChange>
              </w:rPr>
              <w:t>-0.0013</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20"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236F706"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21" w:author="Xolani Sibande" w:date="2023-11-29T09:27:00Z">
                  <w:rPr>
                    <w:sz w:val="18"/>
                    <w:szCs w:val="18"/>
                  </w:rPr>
                </w:rPrChange>
              </w:rPr>
            </w:pPr>
            <w:r w:rsidRPr="00A12FCA">
              <w:rPr>
                <w:rFonts w:eastAsia="Helvetica" w:hAnsi="Helvetica" w:cs="Helvetica"/>
                <w:color w:val="000000"/>
                <w:sz w:val="16"/>
                <w:szCs w:val="16"/>
                <w:rPrChange w:id="3422" w:author="Xolani Sibande" w:date="2023-11-29T09:27:00Z">
                  <w:rPr>
                    <w:rFonts w:eastAsia="Helvetica" w:hAnsi="Helvetica" w:cs="Helvetica"/>
                    <w:color w:val="000000"/>
                    <w:sz w:val="18"/>
                    <w:szCs w:val="18"/>
                  </w:rPr>
                </w:rPrChange>
              </w:rPr>
              <w:t>-0.0084</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23"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1AF65D1"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24" w:author="Xolani Sibande" w:date="2023-11-29T09:27:00Z">
                  <w:rPr>
                    <w:sz w:val="18"/>
                    <w:szCs w:val="18"/>
                  </w:rPr>
                </w:rPrChange>
              </w:rPr>
            </w:pPr>
            <w:r w:rsidRPr="00A12FCA">
              <w:rPr>
                <w:rFonts w:eastAsia="Helvetica" w:hAnsi="Helvetica" w:cs="Helvetica"/>
                <w:color w:val="000000"/>
                <w:sz w:val="16"/>
                <w:szCs w:val="16"/>
                <w:rPrChange w:id="3425" w:author="Xolani Sibande" w:date="2023-11-29T09:27:00Z">
                  <w:rPr>
                    <w:rFonts w:eastAsia="Helvetica" w:hAnsi="Helvetica" w:cs="Helvetica"/>
                    <w:color w:val="000000"/>
                    <w:sz w:val="18"/>
                    <w:szCs w:val="18"/>
                  </w:rPr>
                </w:rPrChange>
              </w:rPr>
              <w:t>-0.0016</w:t>
            </w:r>
          </w:p>
        </w:tc>
      </w:tr>
      <w:tr w:rsidR="00370EF6" w:rsidRPr="00A12FCA" w14:paraId="04AD94FD"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26"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052DCBF"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427"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28"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5EB599D"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29" w:author="Xolani Sibande" w:date="2023-11-29T09:27:00Z">
                  <w:rPr>
                    <w:sz w:val="18"/>
                    <w:szCs w:val="18"/>
                  </w:rPr>
                </w:rPrChange>
              </w:rPr>
            </w:pPr>
            <w:r w:rsidRPr="00A12FCA">
              <w:rPr>
                <w:rFonts w:eastAsia="Helvetica" w:hAnsi="Helvetica" w:cs="Helvetica"/>
                <w:color w:val="000000"/>
                <w:sz w:val="16"/>
                <w:szCs w:val="16"/>
                <w:rPrChange w:id="3430" w:author="Xolani Sibande" w:date="2023-11-29T09:27:00Z">
                  <w:rPr>
                    <w:rFonts w:eastAsia="Helvetica" w:hAnsi="Helvetica" w:cs="Helvetica"/>
                    <w:color w:val="000000"/>
                    <w:sz w:val="18"/>
                    <w:szCs w:val="18"/>
                  </w:rPr>
                </w:rPrChange>
              </w:rPr>
              <w:t>(0.0054)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31"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0D9A7C9"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32" w:author="Xolani Sibande" w:date="2023-11-29T09:27:00Z">
                  <w:rPr>
                    <w:sz w:val="18"/>
                    <w:szCs w:val="18"/>
                  </w:rPr>
                </w:rPrChange>
              </w:rPr>
            </w:pPr>
            <w:r w:rsidRPr="00A12FCA">
              <w:rPr>
                <w:rFonts w:eastAsia="Helvetica" w:hAnsi="Helvetica" w:cs="Helvetica"/>
                <w:color w:val="000000"/>
                <w:sz w:val="16"/>
                <w:szCs w:val="16"/>
                <w:rPrChange w:id="3433" w:author="Xolani Sibande" w:date="2023-11-29T09:27:00Z">
                  <w:rPr>
                    <w:rFonts w:eastAsia="Helvetica" w:hAnsi="Helvetica" w:cs="Helvetica"/>
                    <w:color w:val="000000"/>
                    <w:sz w:val="18"/>
                    <w:szCs w:val="18"/>
                  </w:rPr>
                </w:rPrChange>
              </w:rPr>
              <w:t>(0.0055)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34"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906BC5C"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35" w:author="Xolani Sibande" w:date="2023-11-29T09:27:00Z">
                  <w:rPr>
                    <w:sz w:val="18"/>
                    <w:szCs w:val="18"/>
                  </w:rPr>
                </w:rPrChange>
              </w:rPr>
            </w:pPr>
            <w:r w:rsidRPr="00A12FCA">
              <w:rPr>
                <w:rFonts w:eastAsia="Helvetica" w:hAnsi="Helvetica" w:cs="Helvetica"/>
                <w:color w:val="000000"/>
                <w:sz w:val="16"/>
                <w:szCs w:val="16"/>
                <w:rPrChange w:id="3436" w:author="Xolani Sibande" w:date="2023-11-29T09:27:00Z">
                  <w:rPr>
                    <w:rFonts w:eastAsia="Helvetica" w:hAnsi="Helvetica" w:cs="Helvetica"/>
                    <w:color w:val="000000"/>
                    <w:sz w:val="18"/>
                    <w:szCs w:val="18"/>
                  </w:rPr>
                </w:rPrChange>
              </w:rPr>
              <w:t>(0.0087)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37"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274F674"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38" w:author="Xolani Sibande" w:date="2023-11-29T09:27:00Z">
                  <w:rPr>
                    <w:sz w:val="18"/>
                    <w:szCs w:val="18"/>
                  </w:rPr>
                </w:rPrChange>
              </w:rPr>
            </w:pPr>
            <w:r w:rsidRPr="00A12FCA">
              <w:rPr>
                <w:rFonts w:eastAsia="Helvetica" w:hAnsi="Helvetica" w:cs="Helvetica"/>
                <w:color w:val="000000"/>
                <w:sz w:val="16"/>
                <w:szCs w:val="16"/>
                <w:rPrChange w:id="3439" w:author="Xolani Sibande" w:date="2023-11-29T09:27:00Z">
                  <w:rPr>
                    <w:rFonts w:eastAsia="Helvetica" w:hAnsi="Helvetica" w:cs="Helvetica"/>
                    <w:color w:val="000000"/>
                    <w:sz w:val="18"/>
                    <w:szCs w:val="18"/>
                  </w:rPr>
                </w:rPrChange>
              </w:rPr>
              <w:t>(0.0059)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40"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C1FA299"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41" w:author="Xolani Sibande" w:date="2023-11-29T09:27:00Z">
                  <w:rPr>
                    <w:sz w:val="18"/>
                    <w:szCs w:val="18"/>
                  </w:rPr>
                </w:rPrChange>
              </w:rPr>
            </w:pPr>
            <w:r w:rsidRPr="00A12FCA">
              <w:rPr>
                <w:rFonts w:eastAsia="Helvetica" w:hAnsi="Helvetica" w:cs="Helvetica"/>
                <w:color w:val="000000"/>
                <w:sz w:val="16"/>
                <w:szCs w:val="16"/>
                <w:rPrChange w:id="3442" w:author="Xolani Sibande" w:date="2023-11-29T09:27:00Z">
                  <w:rPr>
                    <w:rFonts w:eastAsia="Helvetica" w:hAnsi="Helvetica" w:cs="Helvetica"/>
                    <w:color w:val="000000"/>
                    <w:sz w:val="18"/>
                    <w:szCs w:val="18"/>
                  </w:rPr>
                </w:rPrChange>
              </w:rPr>
              <w:t>(0.0073)</w:t>
            </w:r>
          </w:p>
        </w:tc>
      </w:tr>
      <w:tr w:rsidR="00370EF6" w:rsidRPr="00A12FCA" w14:paraId="26D49E08"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43"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2395361"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444" w:author="Xolani Sibande" w:date="2023-11-29T09:27:00Z">
                  <w:rPr>
                    <w:sz w:val="18"/>
                    <w:szCs w:val="18"/>
                  </w:rPr>
                </w:rPrChange>
              </w:rPr>
            </w:pPr>
            <m:oMathPara>
              <m:oMath>
                <m:r>
                  <m:rPr>
                    <m:sty m:val="p"/>
                  </m:rPr>
                  <w:rPr>
                    <w:rFonts w:ascii="Cambria Math" w:hAnsi="Cambria Math"/>
                    <w:sz w:val="16"/>
                    <w:szCs w:val="16"/>
                    <w:rPrChange w:id="3445" w:author="Xolani Sibande" w:date="2023-11-29T09:27:00Z">
                      <w:rPr>
                        <w:rFonts w:ascii="Cambria Math" w:hAnsi="Cambria Math"/>
                        <w:sz w:val="18"/>
                        <w:szCs w:val="18"/>
                      </w:rPr>
                    </w:rPrChange>
                  </w:rPr>
                  <m:t>Δ</m:t>
                </m:r>
                <m:r>
                  <w:rPr>
                    <w:rFonts w:ascii="Cambria Math" w:hAnsi="Cambria Math"/>
                    <w:sz w:val="16"/>
                    <w:szCs w:val="16"/>
                    <w:rPrChange w:id="3446" w:author="Xolani Sibande" w:date="2023-11-29T09:27: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3447" w:author="Xolani Sibande" w:date="2023-11-29T09:27:00Z">
                          <w:rPr>
                            <w:rFonts w:ascii="Cambria Math" w:hAnsi="Cambria Math"/>
                            <w:sz w:val="18"/>
                            <w:szCs w:val="18"/>
                          </w:rPr>
                        </w:rPrChange>
                      </w:rPr>
                      <m:t>S</m:t>
                    </m:r>
                  </m:e>
                  <m:sub>
                    <m:r>
                      <w:rPr>
                        <w:rFonts w:ascii="Cambria Math" w:hAnsi="Cambria Math"/>
                        <w:sz w:val="16"/>
                        <w:szCs w:val="16"/>
                        <w:rPrChange w:id="3448" w:author="Xolani Sibande" w:date="2023-11-29T09:27:00Z">
                          <w:rPr>
                            <w:rFonts w:ascii="Cambria Math" w:hAnsi="Cambria Math"/>
                            <w:sz w:val="18"/>
                            <w:szCs w:val="18"/>
                          </w:rPr>
                        </w:rPrChange>
                      </w:rPr>
                      <m:t>t,t-1</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49"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C405CD2"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50"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51"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C35C10E"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52" w:author="Xolani Sibande" w:date="2023-11-29T09:27:00Z">
                  <w:rPr>
                    <w:sz w:val="18"/>
                    <w:szCs w:val="18"/>
                  </w:rPr>
                </w:rPrChange>
              </w:rPr>
            </w:pPr>
            <w:r w:rsidRPr="00A12FCA">
              <w:rPr>
                <w:rFonts w:eastAsia="Helvetica" w:hAnsi="Helvetica" w:cs="Helvetica"/>
                <w:color w:val="000000"/>
                <w:sz w:val="16"/>
                <w:szCs w:val="16"/>
                <w:rPrChange w:id="3453" w:author="Xolani Sibande" w:date="2023-11-29T09:27:00Z">
                  <w:rPr>
                    <w:rFonts w:eastAsia="Helvetica" w:hAnsi="Helvetica" w:cs="Helvetica"/>
                    <w:color w:val="000000"/>
                    <w:sz w:val="18"/>
                    <w:szCs w:val="18"/>
                  </w:rPr>
                </w:rPrChange>
              </w:rPr>
              <w:t>-0.0510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54"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53BE49F"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55" w:author="Xolani Sibande" w:date="2023-11-29T09:27:00Z">
                  <w:rPr>
                    <w:sz w:val="18"/>
                    <w:szCs w:val="18"/>
                  </w:rPr>
                </w:rPrChange>
              </w:rPr>
            </w:pPr>
            <w:r w:rsidRPr="00A12FCA">
              <w:rPr>
                <w:rFonts w:eastAsia="Helvetica" w:hAnsi="Helvetica" w:cs="Helvetica"/>
                <w:color w:val="000000"/>
                <w:sz w:val="16"/>
                <w:szCs w:val="16"/>
                <w:rPrChange w:id="3456" w:author="Xolani Sibande" w:date="2023-11-29T09:27:00Z">
                  <w:rPr>
                    <w:rFonts w:eastAsia="Helvetica" w:hAnsi="Helvetica" w:cs="Helvetica"/>
                    <w:color w:val="000000"/>
                    <w:sz w:val="18"/>
                    <w:szCs w:val="18"/>
                  </w:rPr>
                </w:rPrChange>
              </w:rPr>
              <w:t>0.2170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57"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5BE5385"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58" w:author="Xolani Sibande" w:date="2023-11-29T09:27:00Z">
                  <w:rPr>
                    <w:sz w:val="18"/>
                    <w:szCs w:val="18"/>
                  </w:rPr>
                </w:rPrChange>
              </w:rPr>
            </w:pPr>
            <w:r w:rsidRPr="00A12FCA">
              <w:rPr>
                <w:rFonts w:eastAsia="Helvetica" w:hAnsi="Helvetica" w:cs="Helvetica"/>
                <w:color w:val="000000"/>
                <w:sz w:val="16"/>
                <w:szCs w:val="16"/>
                <w:rPrChange w:id="3459" w:author="Xolani Sibande" w:date="2023-11-29T09:27:00Z">
                  <w:rPr>
                    <w:rFonts w:eastAsia="Helvetica" w:hAnsi="Helvetica" w:cs="Helvetica"/>
                    <w:color w:val="000000"/>
                    <w:sz w:val="18"/>
                    <w:szCs w:val="18"/>
                  </w:rPr>
                </w:rPrChange>
              </w:rPr>
              <w:t>0.1645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60"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196F227"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61" w:author="Xolani Sibande" w:date="2023-11-29T09:27:00Z">
                  <w:rPr>
                    <w:sz w:val="18"/>
                    <w:szCs w:val="18"/>
                  </w:rPr>
                </w:rPrChange>
              </w:rPr>
            </w:pPr>
            <w:r w:rsidRPr="00A12FCA">
              <w:rPr>
                <w:rFonts w:eastAsia="Helvetica" w:hAnsi="Helvetica" w:cs="Helvetica"/>
                <w:color w:val="000000"/>
                <w:sz w:val="16"/>
                <w:szCs w:val="16"/>
                <w:rPrChange w:id="3462" w:author="Xolani Sibande" w:date="2023-11-29T09:27:00Z">
                  <w:rPr>
                    <w:rFonts w:eastAsia="Helvetica" w:hAnsi="Helvetica" w:cs="Helvetica"/>
                    <w:color w:val="000000"/>
                    <w:sz w:val="18"/>
                    <w:szCs w:val="18"/>
                  </w:rPr>
                </w:rPrChange>
              </w:rPr>
              <w:t>0.3136</w:t>
            </w:r>
          </w:p>
        </w:tc>
      </w:tr>
      <w:tr w:rsidR="00370EF6" w:rsidRPr="00A12FCA" w14:paraId="632CD47E"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63"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5BF66E8"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464"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65"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ADBAF7E"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66"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67"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8E84D1D"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68" w:author="Xolani Sibande" w:date="2023-11-29T09:27:00Z">
                  <w:rPr>
                    <w:sz w:val="18"/>
                    <w:szCs w:val="18"/>
                  </w:rPr>
                </w:rPrChange>
              </w:rPr>
            </w:pPr>
            <w:r w:rsidRPr="00A12FCA">
              <w:rPr>
                <w:rFonts w:eastAsia="Helvetica" w:hAnsi="Helvetica" w:cs="Helvetica"/>
                <w:color w:val="000000"/>
                <w:sz w:val="16"/>
                <w:szCs w:val="16"/>
                <w:rPrChange w:id="3469" w:author="Xolani Sibande" w:date="2023-11-29T09:27:00Z">
                  <w:rPr>
                    <w:rFonts w:eastAsia="Helvetica" w:hAnsi="Helvetica" w:cs="Helvetica"/>
                    <w:color w:val="000000"/>
                    <w:sz w:val="18"/>
                    <w:szCs w:val="18"/>
                  </w:rPr>
                </w:rPrChange>
              </w:rPr>
              <w:t>(0.1622)</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70"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2E3314B"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71" w:author="Xolani Sibande" w:date="2023-11-29T09:27:00Z">
                  <w:rPr>
                    <w:sz w:val="18"/>
                    <w:szCs w:val="18"/>
                  </w:rPr>
                </w:rPrChange>
              </w:rPr>
            </w:pPr>
            <w:r w:rsidRPr="00A12FCA">
              <w:rPr>
                <w:rFonts w:eastAsia="Helvetica" w:hAnsi="Helvetica" w:cs="Helvetica"/>
                <w:color w:val="000000"/>
                <w:sz w:val="16"/>
                <w:szCs w:val="16"/>
                <w:rPrChange w:id="3472" w:author="Xolani Sibande" w:date="2023-11-29T09:27:00Z">
                  <w:rPr>
                    <w:rFonts w:eastAsia="Helvetica" w:hAnsi="Helvetica" w:cs="Helvetica"/>
                    <w:color w:val="000000"/>
                    <w:sz w:val="18"/>
                    <w:szCs w:val="18"/>
                  </w:rPr>
                </w:rPrChange>
              </w:rPr>
              <w:t>(0.2017)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73"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0E6E955"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74" w:author="Xolani Sibande" w:date="2023-11-29T09:27:00Z">
                  <w:rPr>
                    <w:sz w:val="18"/>
                    <w:szCs w:val="18"/>
                  </w:rPr>
                </w:rPrChange>
              </w:rPr>
            </w:pPr>
            <w:r w:rsidRPr="00A12FCA">
              <w:rPr>
                <w:rFonts w:eastAsia="Helvetica" w:hAnsi="Helvetica" w:cs="Helvetica"/>
                <w:color w:val="000000"/>
                <w:sz w:val="16"/>
                <w:szCs w:val="16"/>
                <w:rPrChange w:id="3475" w:author="Xolani Sibande" w:date="2023-11-29T09:27:00Z">
                  <w:rPr>
                    <w:rFonts w:eastAsia="Helvetica" w:hAnsi="Helvetica" w:cs="Helvetica"/>
                    <w:color w:val="000000"/>
                    <w:sz w:val="18"/>
                    <w:szCs w:val="18"/>
                  </w:rPr>
                </w:rPrChange>
              </w:rPr>
              <w:t>(0.1943)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76"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592289C"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77" w:author="Xolani Sibande" w:date="2023-11-29T09:27:00Z">
                  <w:rPr>
                    <w:sz w:val="18"/>
                    <w:szCs w:val="18"/>
                  </w:rPr>
                </w:rPrChange>
              </w:rPr>
            </w:pPr>
            <w:r w:rsidRPr="00A12FCA">
              <w:rPr>
                <w:rFonts w:eastAsia="Helvetica" w:hAnsi="Helvetica" w:cs="Helvetica"/>
                <w:color w:val="000000"/>
                <w:sz w:val="16"/>
                <w:szCs w:val="16"/>
                <w:rPrChange w:id="3478" w:author="Xolani Sibande" w:date="2023-11-29T09:27:00Z">
                  <w:rPr>
                    <w:rFonts w:eastAsia="Helvetica" w:hAnsi="Helvetica" w:cs="Helvetica"/>
                    <w:color w:val="000000"/>
                    <w:sz w:val="18"/>
                    <w:szCs w:val="18"/>
                  </w:rPr>
                </w:rPrChange>
              </w:rPr>
              <w:t>(0.1922)</w:t>
            </w:r>
          </w:p>
        </w:tc>
      </w:tr>
      <w:tr w:rsidR="00370EF6" w:rsidRPr="00A12FCA" w14:paraId="67D4ACB2"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79"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9E0CE39"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480" w:author="Xolani Sibande" w:date="2023-11-29T09:27:00Z">
                  <w:rPr>
                    <w:sz w:val="18"/>
                    <w:szCs w:val="18"/>
                  </w:rPr>
                </w:rPrChange>
              </w:rPr>
            </w:pPr>
            <m:oMathPara>
              <m:oMath>
                <m:r>
                  <m:rPr>
                    <m:sty m:val="p"/>
                  </m:rPr>
                  <w:rPr>
                    <w:rFonts w:ascii="Cambria Math" w:hAnsi="Cambria Math"/>
                    <w:sz w:val="16"/>
                    <w:szCs w:val="16"/>
                    <w:rPrChange w:id="3481" w:author="Xolani Sibande" w:date="2023-11-29T09:27:00Z">
                      <w:rPr>
                        <w:rFonts w:ascii="Cambria Math" w:hAnsi="Cambria Math"/>
                        <w:sz w:val="18"/>
                        <w:szCs w:val="18"/>
                      </w:rPr>
                    </w:rPrChange>
                  </w:rPr>
                  <m:t>Δ</m:t>
                </m:r>
                <m:r>
                  <w:rPr>
                    <w:rFonts w:ascii="Cambria Math" w:hAnsi="Cambria Math"/>
                    <w:sz w:val="16"/>
                    <w:szCs w:val="16"/>
                    <w:rPrChange w:id="3482" w:author="Xolani Sibande" w:date="2023-11-29T09:27:00Z">
                      <w:rPr>
                        <w:rFonts w:ascii="Cambria Math" w:hAnsi="Cambria Math"/>
                        <w:sz w:val="18"/>
                        <w:szCs w:val="18"/>
                      </w:rPr>
                    </w:rPrChange>
                  </w:rPr>
                  <m:t>Deman</m:t>
                </m:r>
                <m:sSub>
                  <m:sSubPr>
                    <m:ctrlPr>
                      <w:rPr>
                        <w:rFonts w:ascii="Cambria Math" w:hAnsi="Cambria Math"/>
                        <w:sz w:val="16"/>
                        <w:szCs w:val="16"/>
                      </w:rPr>
                    </m:ctrlPr>
                  </m:sSubPr>
                  <m:e>
                    <m:r>
                      <w:rPr>
                        <w:rFonts w:ascii="Cambria Math" w:hAnsi="Cambria Math"/>
                        <w:sz w:val="16"/>
                        <w:szCs w:val="16"/>
                        <w:rPrChange w:id="3483" w:author="Xolani Sibande" w:date="2023-11-29T09:27:00Z">
                          <w:rPr>
                            <w:rFonts w:ascii="Cambria Math" w:hAnsi="Cambria Math"/>
                            <w:sz w:val="18"/>
                            <w:szCs w:val="18"/>
                          </w:rPr>
                        </w:rPrChange>
                      </w:rPr>
                      <m:t>d</m:t>
                    </m:r>
                  </m:e>
                  <m:sub>
                    <m:r>
                      <w:rPr>
                        <w:rFonts w:ascii="Cambria Math" w:hAnsi="Cambria Math"/>
                        <w:sz w:val="16"/>
                        <w:szCs w:val="16"/>
                        <w:rPrChange w:id="3484" w:author="Xolani Sibande" w:date="2023-11-29T09:27:00Z">
                          <w:rPr>
                            <w:rFonts w:ascii="Cambria Math" w:hAnsi="Cambria Math"/>
                            <w:sz w:val="18"/>
                            <w:szCs w:val="18"/>
                          </w:rPr>
                        </w:rPrChange>
                      </w:rPr>
                      <m:t>t,t-1</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85"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054427D"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86"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87"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B8790D3"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88"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89"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ACBB935"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90" w:author="Xolani Sibande" w:date="2023-11-29T09:27:00Z">
                  <w:rPr>
                    <w:sz w:val="18"/>
                    <w:szCs w:val="18"/>
                  </w:rPr>
                </w:rPrChange>
              </w:rPr>
            </w:pPr>
            <w:r w:rsidRPr="00A12FCA">
              <w:rPr>
                <w:rFonts w:eastAsia="Helvetica" w:hAnsi="Helvetica" w:cs="Helvetica"/>
                <w:color w:val="000000"/>
                <w:sz w:val="16"/>
                <w:szCs w:val="16"/>
                <w:rPrChange w:id="3491" w:author="Xolani Sibande" w:date="2023-11-29T09:27:00Z">
                  <w:rPr>
                    <w:rFonts w:eastAsia="Helvetica" w:hAnsi="Helvetica" w:cs="Helvetica"/>
                    <w:color w:val="000000"/>
                    <w:sz w:val="18"/>
                    <w:szCs w:val="18"/>
                  </w:rPr>
                </w:rPrChange>
              </w:rPr>
              <w:t>-0.0126*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92"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48CF5D3"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93"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94"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EBF9C1D"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495" w:author="Xolani Sibande" w:date="2023-11-29T09:27:00Z">
                  <w:rPr>
                    <w:sz w:val="18"/>
                    <w:szCs w:val="18"/>
                  </w:rPr>
                </w:rPrChange>
              </w:rPr>
            </w:pPr>
            <w:r w:rsidRPr="00A12FCA">
              <w:rPr>
                <w:rFonts w:eastAsia="Helvetica" w:hAnsi="Helvetica" w:cs="Helvetica"/>
                <w:color w:val="000000"/>
                <w:sz w:val="16"/>
                <w:szCs w:val="16"/>
                <w:rPrChange w:id="3496" w:author="Xolani Sibande" w:date="2023-11-29T09:27:00Z">
                  <w:rPr>
                    <w:rFonts w:eastAsia="Helvetica" w:hAnsi="Helvetica" w:cs="Helvetica"/>
                    <w:color w:val="000000"/>
                    <w:sz w:val="18"/>
                    <w:szCs w:val="18"/>
                  </w:rPr>
                </w:rPrChange>
              </w:rPr>
              <w:t>0.0064</w:t>
            </w:r>
          </w:p>
        </w:tc>
      </w:tr>
      <w:tr w:rsidR="00370EF6" w:rsidRPr="00A12FCA" w14:paraId="396D3344"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97"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4F2104A"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498"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499"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567C8BD"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00"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01"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98CDD0A"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02"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03"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C08B56D"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04" w:author="Xolani Sibande" w:date="2023-11-29T09:27:00Z">
                  <w:rPr>
                    <w:sz w:val="18"/>
                    <w:szCs w:val="18"/>
                  </w:rPr>
                </w:rPrChange>
              </w:rPr>
            </w:pPr>
            <w:r w:rsidRPr="00A12FCA">
              <w:rPr>
                <w:rFonts w:eastAsia="Helvetica" w:hAnsi="Helvetica" w:cs="Helvetica"/>
                <w:color w:val="000000"/>
                <w:sz w:val="16"/>
                <w:szCs w:val="16"/>
                <w:rPrChange w:id="3505" w:author="Xolani Sibande" w:date="2023-11-29T09:27:00Z">
                  <w:rPr>
                    <w:rFonts w:eastAsia="Helvetica" w:hAnsi="Helvetica" w:cs="Helvetica"/>
                    <w:color w:val="000000"/>
                    <w:sz w:val="18"/>
                    <w:szCs w:val="18"/>
                  </w:rPr>
                </w:rPrChange>
              </w:rPr>
              <w:t>(0.0070)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06"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5250CE9"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07"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08"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96D1938"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09" w:author="Xolani Sibande" w:date="2023-11-29T09:27:00Z">
                  <w:rPr>
                    <w:sz w:val="18"/>
                    <w:szCs w:val="18"/>
                  </w:rPr>
                </w:rPrChange>
              </w:rPr>
            </w:pPr>
            <w:r w:rsidRPr="00A12FCA">
              <w:rPr>
                <w:rFonts w:eastAsia="Helvetica" w:hAnsi="Helvetica" w:cs="Helvetica"/>
                <w:color w:val="000000"/>
                <w:sz w:val="16"/>
                <w:szCs w:val="16"/>
                <w:rPrChange w:id="3510" w:author="Xolani Sibande" w:date="2023-11-29T09:27:00Z">
                  <w:rPr>
                    <w:rFonts w:eastAsia="Helvetica" w:hAnsi="Helvetica" w:cs="Helvetica"/>
                    <w:color w:val="000000"/>
                    <w:sz w:val="18"/>
                    <w:szCs w:val="18"/>
                  </w:rPr>
                </w:rPrChange>
              </w:rPr>
              <w:t>(0.0063)</w:t>
            </w:r>
          </w:p>
        </w:tc>
      </w:tr>
      <w:tr w:rsidR="00370EF6" w:rsidRPr="00A12FCA" w14:paraId="02FDC006"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11"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D547AD7"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512" w:author="Xolani Sibande" w:date="2023-11-29T09:27:00Z">
                  <w:rPr>
                    <w:sz w:val="18"/>
                    <w:szCs w:val="18"/>
                  </w:rPr>
                </w:rPrChange>
              </w:rPr>
            </w:pPr>
            <m:oMathPara>
              <m:oMath>
                <m:r>
                  <w:rPr>
                    <w:rFonts w:ascii="Cambria Math" w:hAnsi="Cambria Math"/>
                    <w:sz w:val="16"/>
                    <w:szCs w:val="16"/>
                    <w:rPrChange w:id="3513" w:author="Xolani Sibande" w:date="2023-11-29T09:27: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3514" w:author="Xolani Sibande" w:date="2023-11-29T09:27:00Z">
                          <w:rPr>
                            <w:rFonts w:ascii="Cambria Math" w:hAnsi="Cambria Math"/>
                            <w:sz w:val="18"/>
                            <w:szCs w:val="18"/>
                          </w:rPr>
                        </w:rPrChange>
                      </w:rPr>
                      <m:t>A</m:t>
                    </m:r>
                  </m:e>
                  <m:sub>
                    <m:r>
                      <w:rPr>
                        <w:rFonts w:ascii="Cambria Math" w:hAnsi="Cambria Math"/>
                        <w:sz w:val="16"/>
                        <w:szCs w:val="16"/>
                        <w:rPrChange w:id="3515" w:author="Xolani Sibande" w:date="2023-11-29T09:27:00Z">
                          <w:rPr>
                            <w:rFonts w:ascii="Cambria Math" w:hAnsi="Cambria Math"/>
                            <w:sz w:val="18"/>
                            <w:szCs w:val="18"/>
                          </w:rPr>
                        </w:rPrChange>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16"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CF95A5B"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17"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18"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50C1D24"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19"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20"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CC6BDE0"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21"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22"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F6F255F"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23" w:author="Xolani Sibande" w:date="2023-11-29T09:27:00Z">
                  <w:rPr>
                    <w:sz w:val="18"/>
                    <w:szCs w:val="18"/>
                  </w:rPr>
                </w:rPrChange>
              </w:rPr>
            </w:pPr>
            <w:r w:rsidRPr="00A12FCA">
              <w:rPr>
                <w:rFonts w:eastAsia="Helvetica" w:hAnsi="Helvetica" w:cs="Helvetica"/>
                <w:color w:val="000000"/>
                <w:sz w:val="16"/>
                <w:szCs w:val="16"/>
                <w:rPrChange w:id="3524" w:author="Xolani Sibande" w:date="2023-11-29T09:27:00Z">
                  <w:rPr>
                    <w:rFonts w:eastAsia="Helvetica" w:hAnsi="Helvetica" w:cs="Helvetica"/>
                    <w:color w:val="000000"/>
                    <w:sz w:val="18"/>
                    <w:szCs w:val="18"/>
                  </w:rPr>
                </w:rPrChange>
              </w:rPr>
              <w:t>1.1543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25"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5F99609"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26" w:author="Xolani Sibande" w:date="2023-11-29T09:27:00Z">
                  <w:rPr>
                    <w:sz w:val="18"/>
                    <w:szCs w:val="18"/>
                  </w:rPr>
                </w:rPrChange>
              </w:rPr>
            </w:pPr>
            <w:r w:rsidRPr="00A12FCA">
              <w:rPr>
                <w:rFonts w:eastAsia="Helvetica" w:hAnsi="Helvetica" w:cs="Helvetica"/>
                <w:color w:val="000000"/>
                <w:sz w:val="16"/>
                <w:szCs w:val="16"/>
                <w:rPrChange w:id="3527" w:author="Xolani Sibande" w:date="2023-11-29T09:27:00Z">
                  <w:rPr>
                    <w:rFonts w:eastAsia="Helvetica" w:hAnsi="Helvetica" w:cs="Helvetica"/>
                    <w:color w:val="000000"/>
                    <w:sz w:val="18"/>
                    <w:szCs w:val="18"/>
                  </w:rPr>
                </w:rPrChange>
              </w:rPr>
              <w:t>0.9446</w:t>
            </w:r>
          </w:p>
        </w:tc>
      </w:tr>
      <w:tr w:rsidR="00370EF6" w:rsidRPr="00A12FCA" w14:paraId="2EA28AFE"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28"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BC5742"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529"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30"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36C57D8"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31"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32"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E72D448"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33"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34"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646ADB1"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35"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36"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082297C"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37" w:author="Xolani Sibande" w:date="2023-11-29T09:27:00Z">
                  <w:rPr>
                    <w:sz w:val="18"/>
                    <w:szCs w:val="18"/>
                  </w:rPr>
                </w:rPrChange>
              </w:rPr>
            </w:pPr>
            <w:r w:rsidRPr="00A12FCA">
              <w:rPr>
                <w:rFonts w:eastAsia="Helvetica" w:hAnsi="Helvetica" w:cs="Helvetica"/>
                <w:color w:val="000000"/>
                <w:sz w:val="16"/>
                <w:szCs w:val="16"/>
                <w:rPrChange w:id="3538" w:author="Xolani Sibande" w:date="2023-11-29T09:27:00Z">
                  <w:rPr>
                    <w:rFonts w:eastAsia="Helvetica" w:hAnsi="Helvetica" w:cs="Helvetica"/>
                    <w:color w:val="000000"/>
                    <w:sz w:val="18"/>
                    <w:szCs w:val="18"/>
                  </w:rPr>
                </w:rPrChange>
              </w:rPr>
              <w:t>(3.5779)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39"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C7E26C8"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40" w:author="Xolani Sibande" w:date="2023-11-29T09:27:00Z">
                  <w:rPr>
                    <w:sz w:val="18"/>
                    <w:szCs w:val="18"/>
                  </w:rPr>
                </w:rPrChange>
              </w:rPr>
            </w:pPr>
            <w:r w:rsidRPr="00A12FCA">
              <w:rPr>
                <w:rFonts w:eastAsia="Helvetica" w:hAnsi="Helvetica" w:cs="Helvetica"/>
                <w:color w:val="000000"/>
                <w:sz w:val="16"/>
                <w:szCs w:val="16"/>
                <w:rPrChange w:id="3541" w:author="Xolani Sibande" w:date="2023-11-29T09:27:00Z">
                  <w:rPr>
                    <w:rFonts w:eastAsia="Helvetica" w:hAnsi="Helvetica" w:cs="Helvetica"/>
                    <w:color w:val="000000"/>
                    <w:sz w:val="18"/>
                    <w:szCs w:val="18"/>
                  </w:rPr>
                </w:rPrChange>
              </w:rPr>
              <w:t>(3.8589)</w:t>
            </w:r>
          </w:p>
        </w:tc>
      </w:tr>
      <w:tr w:rsidR="00370EF6" w:rsidRPr="00A12FCA" w14:paraId="50D0188C"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42"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CBB0A6E"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543" w:author="Xolani Sibande" w:date="2023-11-29T09:27:00Z">
                  <w:rPr>
                    <w:sz w:val="18"/>
                    <w:szCs w:val="18"/>
                  </w:rPr>
                </w:rPrChange>
              </w:rPr>
            </w:pPr>
            <m:oMathPara>
              <m:oMath>
                <m:r>
                  <w:rPr>
                    <w:rFonts w:ascii="Cambria Math" w:hAnsi="Cambria Math"/>
                    <w:sz w:val="16"/>
                    <w:szCs w:val="16"/>
                    <w:rPrChange w:id="3544" w:author="Xolani Sibande" w:date="2023-11-29T09:27: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3545" w:author="Xolani Sibande" w:date="2023-11-29T09:27:00Z">
                          <w:rPr>
                            <w:rFonts w:ascii="Cambria Math" w:hAnsi="Cambria Math"/>
                            <w:sz w:val="18"/>
                            <w:szCs w:val="18"/>
                          </w:rPr>
                        </w:rPrChange>
                      </w:rPr>
                      <m:t>E</m:t>
                    </m:r>
                  </m:e>
                  <m:sub>
                    <m:r>
                      <w:rPr>
                        <w:rFonts w:ascii="Cambria Math" w:hAnsi="Cambria Math"/>
                        <w:sz w:val="16"/>
                        <w:szCs w:val="16"/>
                        <w:rPrChange w:id="3546" w:author="Xolani Sibande" w:date="2023-11-29T09:27:00Z">
                          <w:rPr>
                            <w:rFonts w:ascii="Cambria Math" w:hAnsi="Cambria Math"/>
                            <w:sz w:val="18"/>
                            <w:szCs w:val="18"/>
                          </w:rPr>
                        </w:rPrChange>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47"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E8BD91F"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48"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49"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6152A1A"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50"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51"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4FD139B"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52"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53"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BE5EF9C"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54" w:author="Xolani Sibande" w:date="2023-11-29T09:27:00Z">
                  <w:rPr>
                    <w:sz w:val="18"/>
                    <w:szCs w:val="18"/>
                  </w:rPr>
                </w:rPrChange>
              </w:rPr>
            </w:pPr>
            <w:r w:rsidRPr="00A12FCA">
              <w:rPr>
                <w:rFonts w:eastAsia="Helvetica" w:hAnsi="Helvetica" w:cs="Helvetica"/>
                <w:color w:val="000000"/>
                <w:sz w:val="16"/>
                <w:szCs w:val="16"/>
                <w:rPrChange w:id="3555" w:author="Xolani Sibande" w:date="2023-11-29T09:27:00Z">
                  <w:rPr>
                    <w:rFonts w:eastAsia="Helvetica" w:hAnsi="Helvetica" w:cs="Helvetica"/>
                    <w:color w:val="000000"/>
                    <w:sz w:val="18"/>
                    <w:szCs w:val="18"/>
                  </w:rPr>
                </w:rPrChange>
              </w:rPr>
              <w:t>-0.1414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56"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F260664"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57" w:author="Xolani Sibande" w:date="2023-11-29T09:27:00Z">
                  <w:rPr>
                    <w:sz w:val="18"/>
                    <w:szCs w:val="18"/>
                  </w:rPr>
                </w:rPrChange>
              </w:rPr>
            </w:pPr>
            <w:r w:rsidRPr="00A12FCA">
              <w:rPr>
                <w:rFonts w:eastAsia="Helvetica" w:hAnsi="Helvetica" w:cs="Helvetica"/>
                <w:color w:val="000000"/>
                <w:sz w:val="16"/>
                <w:szCs w:val="16"/>
                <w:rPrChange w:id="3558" w:author="Xolani Sibande" w:date="2023-11-29T09:27:00Z">
                  <w:rPr>
                    <w:rFonts w:eastAsia="Helvetica" w:hAnsi="Helvetica" w:cs="Helvetica"/>
                    <w:color w:val="000000"/>
                    <w:sz w:val="18"/>
                    <w:szCs w:val="18"/>
                  </w:rPr>
                </w:rPrChange>
              </w:rPr>
              <w:t>-0.1250</w:t>
            </w:r>
          </w:p>
        </w:tc>
      </w:tr>
      <w:tr w:rsidR="00370EF6" w:rsidRPr="00A12FCA" w14:paraId="657744C2"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59"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A4A941D"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560"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61"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A2113E5"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62"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63"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2051F97"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64"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65"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999D72B"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66"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67"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DE07B5E"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68" w:author="Xolani Sibande" w:date="2023-11-29T09:27:00Z">
                  <w:rPr>
                    <w:sz w:val="18"/>
                    <w:szCs w:val="18"/>
                  </w:rPr>
                </w:rPrChange>
              </w:rPr>
            </w:pPr>
            <w:r w:rsidRPr="00A12FCA">
              <w:rPr>
                <w:rFonts w:eastAsia="Helvetica" w:hAnsi="Helvetica" w:cs="Helvetica"/>
                <w:color w:val="000000"/>
                <w:sz w:val="16"/>
                <w:szCs w:val="16"/>
                <w:rPrChange w:id="3569" w:author="Xolani Sibande" w:date="2023-11-29T09:27:00Z">
                  <w:rPr>
                    <w:rFonts w:eastAsia="Helvetica" w:hAnsi="Helvetica" w:cs="Helvetica"/>
                    <w:color w:val="000000"/>
                    <w:sz w:val="18"/>
                    <w:szCs w:val="18"/>
                  </w:rPr>
                </w:rPrChange>
              </w:rPr>
              <w:t>(0.2154)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70"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7E98A9B"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71" w:author="Xolani Sibande" w:date="2023-11-29T09:27:00Z">
                  <w:rPr>
                    <w:sz w:val="18"/>
                    <w:szCs w:val="18"/>
                  </w:rPr>
                </w:rPrChange>
              </w:rPr>
            </w:pPr>
            <w:r w:rsidRPr="00A12FCA">
              <w:rPr>
                <w:rFonts w:eastAsia="Helvetica" w:hAnsi="Helvetica" w:cs="Helvetica"/>
                <w:color w:val="000000"/>
                <w:sz w:val="16"/>
                <w:szCs w:val="16"/>
                <w:rPrChange w:id="3572" w:author="Xolani Sibande" w:date="2023-11-29T09:27:00Z">
                  <w:rPr>
                    <w:rFonts w:eastAsia="Helvetica" w:hAnsi="Helvetica" w:cs="Helvetica"/>
                    <w:color w:val="000000"/>
                    <w:sz w:val="18"/>
                    <w:szCs w:val="18"/>
                  </w:rPr>
                </w:rPrChange>
              </w:rPr>
              <w:t>(0.2376)</w:t>
            </w:r>
          </w:p>
        </w:tc>
      </w:tr>
      <w:tr w:rsidR="00370EF6" w:rsidRPr="00A12FCA" w14:paraId="4C5E1087"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73"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B95A842"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574" w:author="Xolani Sibande" w:date="2023-11-29T09:27:00Z">
                  <w:rPr>
                    <w:sz w:val="18"/>
                    <w:szCs w:val="18"/>
                  </w:rPr>
                </w:rPrChange>
              </w:rPr>
            </w:pPr>
            <m:oMathPara>
              <m:oMath>
                <m:r>
                  <w:rPr>
                    <w:rFonts w:ascii="Cambria Math" w:hAnsi="Cambria Math"/>
                    <w:sz w:val="16"/>
                    <w:szCs w:val="16"/>
                    <w:rPrChange w:id="3575" w:author="Xolani Sibande" w:date="2023-11-29T09:27:00Z">
                      <w:rPr>
                        <w:rFonts w:ascii="Cambria Math" w:hAnsi="Cambria Math"/>
                        <w:sz w:val="18"/>
                        <w:szCs w:val="18"/>
                      </w:rPr>
                    </w:rPrChange>
                  </w:rPr>
                  <m:t>Liquidit</m:t>
                </m:r>
                <m:sSub>
                  <m:sSubPr>
                    <m:ctrlPr>
                      <w:rPr>
                        <w:rFonts w:ascii="Cambria Math" w:hAnsi="Cambria Math"/>
                        <w:sz w:val="16"/>
                        <w:szCs w:val="16"/>
                      </w:rPr>
                    </m:ctrlPr>
                  </m:sSubPr>
                  <m:e>
                    <m:r>
                      <w:rPr>
                        <w:rFonts w:ascii="Cambria Math" w:hAnsi="Cambria Math"/>
                        <w:sz w:val="16"/>
                        <w:szCs w:val="16"/>
                        <w:rPrChange w:id="3576" w:author="Xolani Sibande" w:date="2023-11-29T09:27:00Z">
                          <w:rPr>
                            <w:rFonts w:ascii="Cambria Math" w:hAnsi="Cambria Math"/>
                            <w:sz w:val="18"/>
                            <w:szCs w:val="18"/>
                          </w:rPr>
                        </w:rPrChange>
                      </w:rPr>
                      <m:t>y</m:t>
                    </m:r>
                  </m:e>
                  <m:sub>
                    <m:r>
                      <w:rPr>
                        <w:rFonts w:ascii="Cambria Math" w:hAnsi="Cambria Math"/>
                        <w:sz w:val="16"/>
                        <w:szCs w:val="16"/>
                        <w:rPrChange w:id="3577" w:author="Xolani Sibande" w:date="2023-11-29T09:27:00Z">
                          <w:rPr>
                            <w:rFonts w:ascii="Cambria Math" w:hAnsi="Cambria Math"/>
                            <w:sz w:val="18"/>
                            <w:szCs w:val="18"/>
                          </w:rPr>
                        </w:rPrChange>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78"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764C764"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79"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80"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04211E1"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81"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82"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1B4DAAC"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83"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84"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235F4F0"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85" w:author="Xolani Sibande" w:date="2023-11-29T09:27:00Z">
                  <w:rPr>
                    <w:sz w:val="18"/>
                    <w:szCs w:val="18"/>
                  </w:rPr>
                </w:rPrChange>
              </w:rPr>
            </w:pPr>
            <w:r w:rsidRPr="00A12FCA">
              <w:rPr>
                <w:rFonts w:eastAsia="Helvetica" w:hAnsi="Helvetica" w:cs="Helvetica"/>
                <w:color w:val="000000"/>
                <w:sz w:val="16"/>
                <w:szCs w:val="16"/>
                <w:rPrChange w:id="3586" w:author="Xolani Sibande" w:date="2023-11-29T09:27:00Z">
                  <w:rPr>
                    <w:rFonts w:eastAsia="Helvetica" w:hAnsi="Helvetica" w:cs="Helvetica"/>
                    <w:color w:val="000000"/>
                    <w:sz w:val="18"/>
                    <w:szCs w:val="18"/>
                  </w:rPr>
                </w:rPrChange>
              </w:rPr>
              <w:t>-0.0496***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587"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B029014"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88" w:author="Xolani Sibande" w:date="2023-11-29T09:27:00Z">
                  <w:rPr>
                    <w:sz w:val="18"/>
                    <w:szCs w:val="18"/>
                  </w:rPr>
                </w:rPrChange>
              </w:rPr>
            </w:pPr>
            <w:r w:rsidRPr="00A12FCA">
              <w:rPr>
                <w:rFonts w:eastAsia="Helvetica" w:hAnsi="Helvetica" w:cs="Helvetica"/>
                <w:color w:val="000000"/>
                <w:sz w:val="16"/>
                <w:szCs w:val="16"/>
                <w:rPrChange w:id="3589" w:author="Xolani Sibande" w:date="2023-11-29T09:27:00Z">
                  <w:rPr>
                    <w:rFonts w:eastAsia="Helvetica" w:hAnsi="Helvetica" w:cs="Helvetica"/>
                    <w:color w:val="000000"/>
                    <w:sz w:val="18"/>
                    <w:szCs w:val="18"/>
                  </w:rPr>
                </w:rPrChange>
              </w:rPr>
              <w:t>-0.0493***</w:t>
            </w:r>
          </w:p>
        </w:tc>
      </w:tr>
      <w:tr w:rsidR="00370EF6" w:rsidRPr="00A12FCA" w14:paraId="60C352D7" w14:textId="77777777" w:rsidTr="00CD278B">
        <w:trPr>
          <w:trHeight w:hRule="exact" w:val="340"/>
        </w:trPr>
        <w:tc>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590" w:author="Xolani Sibande" w:date="2023-11-29T09:20:00Z">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FACECE6"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591" w:author="Xolani Sibande" w:date="2023-11-29T09:27:00Z">
                  <w:rPr>
                    <w:sz w:val="18"/>
                    <w:szCs w:val="18"/>
                  </w:rPr>
                </w:rPrChange>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592"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80915F0"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93" w:author="Xolani Sibande" w:date="2023-11-29T09:27:00Z">
                  <w:rPr>
                    <w:sz w:val="18"/>
                    <w:szCs w:val="18"/>
                  </w:rPr>
                </w:rPrChange>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594"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F9B5E9F"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95" w:author="Xolani Sibande" w:date="2023-11-29T09:27:00Z">
                  <w:rPr>
                    <w:sz w:val="18"/>
                    <w:szCs w:val="18"/>
                  </w:rPr>
                </w:rPrChange>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596"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689C9B7"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97" w:author="Xolani Sibande" w:date="2023-11-29T09:27:00Z">
                  <w:rPr>
                    <w:sz w:val="18"/>
                    <w:szCs w:val="18"/>
                  </w:rPr>
                </w:rPrChange>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598"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F0C1DB0"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599" w:author="Xolani Sibande" w:date="2023-11-29T09:27:00Z">
                  <w:rPr>
                    <w:sz w:val="18"/>
                    <w:szCs w:val="18"/>
                  </w:rPr>
                </w:rPrChange>
              </w:rPr>
            </w:pPr>
            <w:r w:rsidRPr="00A12FCA">
              <w:rPr>
                <w:rFonts w:eastAsia="Helvetica" w:hAnsi="Helvetica" w:cs="Helvetica"/>
                <w:color w:val="000000"/>
                <w:sz w:val="16"/>
                <w:szCs w:val="16"/>
                <w:rPrChange w:id="3600" w:author="Xolani Sibande" w:date="2023-11-29T09:27:00Z">
                  <w:rPr>
                    <w:rFonts w:eastAsia="Helvetica" w:hAnsi="Helvetica" w:cs="Helvetica"/>
                    <w:color w:val="000000"/>
                    <w:sz w:val="18"/>
                    <w:szCs w:val="18"/>
                  </w:rPr>
                </w:rPrChange>
              </w:rPr>
              <w:t>(0.0047)</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601"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EDBC938"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02" w:author="Xolani Sibande" w:date="2023-11-29T09:27:00Z">
                  <w:rPr>
                    <w:sz w:val="18"/>
                    <w:szCs w:val="18"/>
                  </w:rPr>
                </w:rPrChange>
              </w:rPr>
            </w:pPr>
            <w:r w:rsidRPr="00A12FCA">
              <w:rPr>
                <w:rFonts w:eastAsia="Helvetica" w:hAnsi="Helvetica" w:cs="Helvetica"/>
                <w:color w:val="000000"/>
                <w:sz w:val="16"/>
                <w:szCs w:val="16"/>
                <w:rPrChange w:id="3603" w:author="Xolani Sibande" w:date="2023-11-29T09:27:00Z">
                  <w:rPr>
                    <w:rFonts w:eastAsia="Helvetica" w:hAnsi="Helvetica" w:cs="Helvetica"/>
                    <w:color w:val="000000"/>
                    <w:sz w:val="18"/>
                    <w:szCs w:val="18"/>
                  </w:rPr>
                </w:rPrChange>
              </w:rPr>
              <w:t>(0.0042)</w:t>
            </w:r>
          </w:p>
        </w:tc>
      </w:tr>
      <w:tr w:rsidR="00370EF6" w:rsidRPr="00A12FCA" w14:paraId="71FF3E0F" w14:textId="77777777" w:rsidTr="00CD278B">
        <w:trPr>
          <w:trHeight w:hRule="exact" w:val="340"/>
        </w:trPr>
        <w:tc>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04" w:author="Xolani Sibande" w:date="2023-11-29T09:20:00Z">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04DF8B8"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605" w:author="Xolani Sibande" w:date="2023-11-29T09:27:00Z">
                  <w:rPr>
                    <w:sz w:val="18"/>
                    <w:szCs w:val="18"/>
                  </w:rPr>
                </w:rPrChange>
              </w:rPr>
            </w:pPr>
            <w:r w:rsidRPr="00A12FCA">
              <w:rPr>
                <w:rFonts w:eastAsia="Helvetica" w:hAnsi="Helvetica" w:cs="Helvetica"/>
                <w:color w:val="000000"/>
                <w:sz w:val="16"/>
                <w:szCs w:val="16"/>
                <w:rPrChange w:id="3606" w:author="Xolani Sibande" w:date="2023-11-29T09:27:00Z">
                  <w:rPr>
                    <w:rFonts w:eastAsia="Helvetica" w:hAnsi="Helvetica" w:cs="Helvetica"/>
                    <w:color w:val="000000"/>
                    <w:sz w:val="18"/>
                    <w:szCs w:val="18"/>
                  </w:rPr>
                </w:rPrChange>
              </w:rPr>
              <w:t>Num.Obs.</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07"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A4B72EE"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08" w:author="Xolani Sibande" w:date="2023-11-29T09:27:00Z">
                  <w:rPr>
                    <w:sz w:val="18"/>
                    <w:szCs w:val="18"/>
                  </w:rPr>
                </w:rPrChange>
              </w:rPr>
            </w:pPr>
            <w:r w:rsidRPr="00A12FCA">
              <w:rPr>
                <w:rFonts w:eastAsia="Helvetica" w:hAnsi="Helvetica" w:cs="Helvetica"/>
                <w:color w:val="000000"/>
                <w:sz w:val="16"/>
                <w:szCs w:val="16"/>
                <w:rPrChange w:id="3609" w:author="Xolani Sibande" w:date="2023-11-29T09:27:00Z">
                  <w:rPr>
                    <w:rFonts w:eastAsia="Helvetica" w:hAnsi="Helvetica" w:cs="Helvetica"/>
                    <w:color w:val="000000"/>
                    <w:sz w:val="18"/>
                    <w:szCs w:val="18"/>
                  </w:rPr>
                </w:rPrChange>
              </w:rPr>
              <w:t>372</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10"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B84BDE6"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11" w:author="Xolani Sibande" w:date="2023-11-29T09:27:00Z">
                  <w:rPr>
                    <w:sz w:val="18"/>
                    <w:szCs w:val="18"/>
                  </w:rPr>
                </w:rPrChange>
              </w:rPr>
            </w:pPr>
            <w:r w:rsidRPr="00A12FCA">
              <w:rPr>
                <w:rFonts w:eastAsia="Helvetica" w:hAnsi="Helvetica" w:cs="Helvetica"/>
                <w:color w:val="000000"/>
                <w:sz w:val="16"/>
                <w:szCs w:val="16"/>
                <w:rPrChange w:id="3612" w:author="Xolani Sibande" w:date="2023-11-29T09:27:00Z">
                  <w:rPr>
                    <w:rFonts w:eastAsia="Helvetica" w:hAnsi="Helvetica" w:cs="Helvetica"/>
                    <w:color w:val="000000"/>
                    <w:sz w:val="18"/>
                    <w:szCs w:val="18"/>
                  </w:rPr>
                </w:rPrChange>
              </w:rPr>
              <w:t>372</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13"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E75E52F"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14" w:author="Xolani Sibande" w:date="2023-11-29T09:27:00Z">
                  <w:rPr>
                    <w:sz w:val="18"/>
                    <w:szCs w:val="18"/>
                  </w:rPr>
                </w:rPrChange>
              </w:rPr>
            </w:pPr>
            <w:r w:rsidRPr="00A12FCA">
              <w:rPr>
                <w:rFonts w:eastAsia="Helvetica" w:hAnsi="Helvetica" w:cs="Helvetica"/>
                <w:color w:val="000000"/>
                <w:sz w:val="16"/>
                <w:szCs w:val="16"/>
                <w:rPrChange w:id="3615" w:author="Xolani Sibande" w:date="2023-11-29T09:27:00Z">
                  <w:rPr>
                    <w:rFonts w:eastAsia="Helvetica" w:hAnsi="Helvetica" w:cs="Helvetica"/>
                    <w:color w:val="000000"/>
                    <w:sz w:val="18"/>
                    <w:szCs w:val="18"/>
                  </w:rPr>
                </w:rPrChange>
              </w:rPr>
              <w:t>368</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16"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BE64AF7"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17" w:author="Xolani Sibande" w:date="2023-11-29T09:27:00Z">
                  <w:rPr>
                    <w:sz w:val="18"/>
                    <w:szCs w:val="18"/>
                  </w:rPr>
                </w:rPrChange>
              </w:rPr>
            </w:pPr>
            <w:r w:rsidRPr="00A12FCA">
              <w:rPr>
                <w:rFonts w:eastAsia="Helvetica" w:hAnsi="Helvetica" w:cs="Helvetica"/>
                <w:color w:val="000000"/>
                <w:sz w:val="16"/>
                <w:szCs w:val="16"/>
                <w:rPrChange w:id="3618" w:author="Xolani Sibande" w:date="2023-11-29T09:27:00Z">
                  <w:rPr>
                    <w:rFonts w:eastAsia="Helvetica" w:hAnsi="Helvetica" w:cs="Helvetica"/>
                    <w:color w:val="000000"/>
                    <w:sz w:val="18"/>
                    <w:szCs w:val="18"/>
                  </w:rPr>
                </w:rPrChange>
              </w:rPr>
              <w:t>368</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19"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CD6A832"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20" w:author="Xolani Sibande" w:date="2023-11-29T09:27:00Z">
                  <w:rPr>
                    <w:sz w:val="18"/>
                    <w:szCs w:val="18"/>
                  </w:rPr>
                </w:rPrChange>
              </w:rPr>
            </w:pPr>
            <w:r w:rsidRPr="00A12FCA">
              <w:rPr>
                <w:rFonts w:eastAsia="Helvetica" w:hAnsi="Helvetica" w:cs="Helvetica"/>
                <w:color w:val="000000"/>
                <w:sz w:val="16"/>
                <w:szCs w:val="16"/>
                <w:rPrChange w:id="3621" w:author="Xolani Sibande" w:date="2023-11-29T09:27:00Z">
                  <w:rPr>
                    <w:rFonts w:eastAsia="Helvetica" w:hAnsi="Helvetica" w:cs="Helvetica"/>
                    <w:color w:val="000000"/>
                    <w:sz w:val="18"/>
                    <w:szCs w:val="18"/>
                  </w:rPr>
                </w:rPrChange>
              </w:rPr>
              <w:t>364</w:t>
            </w:r>
          </w:p>
        </w:tc>
      </w:tr>
      <w:tr w:rsidR="00370EF6" w:rsidRPr="00A12FCA" w14:paraId="21ACA13B"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22"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7FCB29E"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623" w:author="Xolani Sibande" w:date="2023-11-29T09:27:00Z">
                  <w:rPr>
                    <w:sz w:val="18"/>
                    <w:szCs w:val="18"/>
                  </w:rPr>
                </w:rPrChange>
              </w:rPr>
            </w:pPr>
            <w:r w:rsidRPr="00A12FCA">
              <w:rPr>
                <w:rFonts w:eastAsia="Helvetica" w:hAnsi="Helvetica" w:cs="Helvetica"/>
                <w:color w:val="000000"/>
                <w:sz w:val="16"/>
                <w:szCs w:val="16"/>
                <w:rPrChange w:id="3624" w:author="Xolani Sibande" w:date="2023-11-29T09:27:00Z">
                  <w:rPr>
                    <w:rFonts w:eastAsia="Helvetica" w:hAnsi="Helvetica" w:cs="Helvetica"/>
                    <w:color w:val="000000"/>
                    <w:sz w:val="18"/>
                    <w:szCs w:val="18"/>
                  </w:rPr>
                </w:rPrChange>
              </w:rPr>
              <w:t>Adj.R squared</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25"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45D4A43"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26" w:author="Xolani Sibande" w:date="2023-11-29T09:27:00Z">
                  <w:rPr>
                    <w:sz w:val="18"/>
                    <w:szCs w:val="18"/>
                  </w:rPr>
                </w:rPrChange>
              </w:rPr>
            </w:pPr>
            <w:r w:rsidRPr="00A12FCA">
              <w:rPr>
                <w:rFonts w:eastAsia="Helvetica" w:hAnsi="Helvetica" w:cs="Helvetica"/>
                <w:color w:val="000000"/>
                <w:sz w:val="16"/>
                <w:szCs w:val="16"/>
                <w:rPrChange w:id="3627" w:author="Xolani Sibande" w:date="2023-11-29T09:27:00Z">
                  <w:rPr>
                    <w:rFonts w:eastAsia="Helvetica" w:hAnsi="Helvetica" w:cs="Helvetica"/>
                    <w:color w:val="000000"/>
                    <w:sz w:val="18"/>
                    <w:szCs w:val="18"/>
                  </w:rPr>
                </w:rPrChange>
              </w:rPr>
              <w:t>0.410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28"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9F6D7A3"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29" w:author="Xolani Sibande" w:date="2023-11-29T09:27:00Z">
                  <w:rPr>
                    <w:sz w:val="18"/>
                    <w:szCs w:val="18"/>
                  </w:rPr>
                </w:rPrChange>
              </w:rPr>
            </w:pPr>
            <w:r w:rsidRPr="00A12FCA">
              <w:rPr>
                <w:rFonts w:eastAsia="Helvetica" w:hAnsi="Helvetica" w:cs="Helvetica"/>
                <w:color w:val="000000"/>
                <w:sz w:val="16"/>
                <w:szCs w:val="16"/>
                <w:rPrChange w:id="3630" w:author="Xolani Sibande" w:date="2023-11-29T09:27:00Z">
                  <w:rPr>
                    <w:rFonts w:eastAsia="Helvetica" w:hAnsi="Helvetica" w:cs="Helvetica"/>
                    <w:color w:val="000000"/>
                    <w:sz w:val="18"/>
                    <w:szCs w:val="18"/>
                  </w:rPr>
                </w:rPrChange>
              </w:rPr>
              <w:t>0.409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31"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DBB6640"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32" w:author="Xolani Sibande" w:date="2023-11-29T09:27:00Z">
                  <w:rPr>
                    <w:sz w:val="18"/>
                    <w:szCs w:val="18"/>
                  </w:rPr>
                </w:rPrChange>
              </w:rPr>
            </w:pPr>
            <w:r w:rsidRPr="00A12FCA">
              <w:rPr>
                <w:rFonts w:eastAsia="Helvetica" w:hAnsi="Helvetica" w:cs="Helvetica"/>
                <w:color w:val="000000"/>
                <w:sz w:val="16"/>
                <w:szCs w:val="16"/>
                <w:rPrChange w:id="3633" w:author="Xolani Sibande" w:date="2023-11-29T09:27:00Z">
                  <w:rPr>
                    <w:rFonts w:eastAsia="Helvetica" w:hAnsi="Helvetica" w:cs="Helvetica"/>
                    <w:color w:val="000000"/>
                    <w:sz w:val="18"/>
                    <w:szCs w:val="18"/>
                  </w:rPr>
                </w:rPrChange>
              </w:rPr>
              <w:t>0.407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34"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94E7D84"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35" w:author="Xolani Sibande" w:date="2023-11-29T09:27:00Z">
                  <w:rPr>
                    <w:sz w:val="18"/>
                    <w:szCs w:val="18"/>
                  </w:rPr>
                </w:rPrChange>
              </w:rPr>
            </w:pPr>
            <w:r w:rsidRPr="00A12FCA">
              <w:rPr>
                <w:rFonts w:eastAsia="Helvetica" w:hAnsi="Helvetica" w:cs="Helvetica"/>
                <w:color w:val="000000"/>
                <w:sz w:val="16"/>
                <w:szCs w:val="16"/>
                <w:rPrChange w:id="3636" w:author="Xolani Sibande" w:date="2023-11-29T09:27:00Z">
                  <w:rPr>
                    <w:rFonts w:eastAsia="Helvetica" w:hAnsi="Helvetica" w:cs="Helvetica"/>
                    <w:color w:val="000000"/>
                    <w:sz w:val="18"/>
                    <w:szCs w:val="18"/>
                  </w:rPr>
                </w:rPrChange>
              </w:rPr>
              <w:t>0.459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37"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33209BF"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38" w:author="Xolani Sibande" w:date="2023-11-29T09:27:00Z">
                  <w:rPr>
                    <w:sz w:val="18"/>
                    <w:szCs w:val="18"/>
                  </w:rPr>
                </w:rPrChange>
              </w:rPr>
            </w:pPr>
            <w:r w:rsidRPr="00A12FCA">
              <w:rPr>
                <w:rFonts w:eastAsia="Helvetica" w:hAnsi="Helvetica" w:cs="Helvetica"/>
                <w:color w:val="000000"/>
                <w:sz w:val="16"/>
                <w:szCs w:val="16"/>
                <w:rPrChange w:id="3639" w:author="Xolani Sibande" w:date="2023-11-29T09:27:00Z">
                  <w:rPr>
                    <w:rFonts w:eastAsia="Helvetica" w:hAnsi="Helvetica" w:cs="Helvetica"/>
                    <w:color w:val="000000"/>
                    <w:sz w:val="18"/>
                    <w:szCs w:val="18"/>
                  </w:rPr>
                </w:rPrChange>
              </w:rPr>
              <w:t>0.458</w:t>
            </w:r>
          </w:p>
        </w:tc>
      </w:tr>
      <w:tr w:rsidR="00370EF6" w:rsidRPr="00A12FCA" w14:paraId="43EEA750" w14:textId="77777777" w:rsidTr="00CD278B">
        <w:trPr>
          <w:trHeight w:hRule="exact" w:val="340"/>
        </w:trPr>
        <w:tc>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640" w:author="Xolani Sibande" w:date="2023-11-29T09:20:00Z">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6B21ACA"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641" w:author="Xolani Sibande" w:date="2023-11-29T09:27:00Z">
                  <w:rPr>
                    <w:sz w:val="18"/>
                    <w:szCs w:val="18"/>
                  </w:rPr>
                </w:rPrChange>
              </w:rPr>
            </w:pPr>
            <w:r w:rsidRPr="00A12FCA">
              <w:rPr>
                <w:rFonts w:eastAsia="Helvetica" w:hAnsi="Helvetica" w:cs="Helvetica"/>
                <w:color w:val="000000"/>
                <w:sz w:val="16"/>
                <w:szCs w:val="16"/>
                <w:rPrChange w:id="3642" w:author="Xolani Sibande" w:date="2023-11-29T09:27:00Z">
                  <w:rPr>
                    <w:rFonts w:eastAsia="Helvetica" w:hAnsi="Helvetica" w:cs="Helvetica"/>
                    <w:color w:val="000000"/>
                    <w:sz w:val="18"/>
                    <w:szCs w:val="18"/>
                  </w:rPr>
                </w:rPrChange>
              </w:rPr>
              <w:t>Test of equality (p-value)</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643"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9BAA6BA"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44" w:author="Xolani Sibande" w:date="2023-11-29T09:27:00Z">
                  <w:rPr>
                    <w:sz w:val="18"/>
                    <w:szCs w:val="18"/>
                  </w:rPr>
                </w:rPrChange>
              </w:rPr>
            </w:pPr>
            <w:r w:rsidRPr="00A12FCA">
              <w:rPr>
                <w:rFonts w:eastAsia="Helvetica" w:hAnsi="Helvetica" w:cs="Helvetica"/>
                <w:color w:val="000000"/>
                <w:sz w:val="16"/>
                <w:szCs w:val="16"/>
                <w:rPrChange w:id="3645" w:author="Xolani Sibande" w:date="2023-11-29T09:27:00Z">
                  <w:rPr>
                    <w:rFonts w:eastAsia="Helvetica" w:hAnsi="Helvetica" w:cs="Helvetica"/>
                    <w:color w:val="000000"/>
                    <w:sz w:val="18"/>
                    <w:szCs w:val="18"/>
                  </w:rPr>
                </w:rPrChange>
              </w:rPr>
              <w:t>0.00</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646"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89B0469"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47" w:author="Xolani Sibande" w:date="2023-11-29T09:27:00Z">
                  <w:rPr>
                    <w:sz w:val="18"/>
                    <w:szCs w:val="18"/>
                  </w:rPr>
                </w:rPrChange>
              </w:rPr>
            </w:pPr>
            <w:r w:rsidRPr="00A12FCA">
              <w:rPr>
                <w:rFonts w:eastAsia="Helvetica" w:hAnsi="Helvetica" w:cs="Helvetica"/>
                <w:color w:val="000000"/>
                <w:sz w:val="16"/>
                <w:szCs w:val="16"/>
                <w:rPrChange w:id="3648" w:author="Xolani Sibande" w:date="2023-11-29T09:27:00Z">
                  <w:rPr>
                    <w:rFonts w:eastAsia="Helvetica" w:hAnsi="Helvetica" w:cs="Helvetica"/>
                    <w:color w:val="000000"/>
                    <w:sz w:val="18"/>
                    <w:szCs w:val="18"/>
                  </w:rPr>
                </w:rPrChange>
              </w:rPr>
              <w:t>0.00</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649"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6E051DFD"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50" w:author="Xolani Sibande" w:date="2023-11-29T09:27:00Z">
                  <w:rPr>
                    <w:sz w:val="18"/>
                    <w:szCs w:val="18"/>
                  </w:rPr>
                </w:rPrChange>
              </w:rPr>
            </w:pPr>
            <w:r w:rsidRPr="00A12FCA">
              <w:rPr>
                <w:rFonts w:eastAsia="Helvetica" w:hAnsi="Helvetica" w:cs="Helvetica"/>
                <w:color w:val="000000"/>
                <w:sz w:val="16"/>
                <w:szCs w:val="16"/>
                <w:rPrChange w:id="3651" w:author="Xolani Sibande" w:date="2023-11-29T09:27:00Z">
                  <w:rPr>
                    <w:rFonts w:eastAsia="Helvetica" w:hAnsi="Helvetica" w:cs="Helvetica"/>
                    <w:color w:val="000000"/>
                    <w:sz w:val="18"/>
                    <w:szCs w:val="18"/>
                  </w:rPr>
                </w:rPrChange>
              </w:rPr>
              <w:t>0.16</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652"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55C57D6"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53" w:author="Xolani Sibande" w:date="2023-11-29T09:27:00Z">
                  <w:rPr>
                    <w:sz w:val="18"/>
                    <w:szCs w:val="18"/>
                  </w:rPr>
                </w:rPrChange>
              </w:rPr>
            </w:pPr>
            <w:r w:rsidRPr="00A12FCA">
              <w:rPr>
                <w:rFonts w:eastAsia="Helvetica" w:hAnsi="Helvetica" w:cs="Helvetica"/>
                <w:color w:val="000000"/>
                <w:sz w:val="16"/>
                <w:szCs w:val="16"/>
                <w:rPrChange w:id="3654" w:author="Xolani Sibande" w:date="2023-11-29T09:27:00Z">
                  <w:rPr>
                    <w:rFonts w:eastAsia="Helvetica" w:hAnsi="Helvetica" w:cs="Helvetica"/>
                    <w:color w:val="000000"/>
                    <w:sz w:val="18"/>
                    <w:szCs w:val="18"/>
                  </w:rPr>
                </w:rPrChange>
              </w:rPr>
              <w:t>0.00</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655"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2A2A05B"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56" w:author="Xolani Sibande" w:date="2023-11-29T09:27:00Z">
                  <w:rPr>
                    <w:sz w:val="18"/>
                    <w:szCs w:val="18"/>
                  </w:rPr>
                </w:rPrChange>
              </w:rPr>
            </w:pPr>
            <w:r w:rsidRPr="00A12FCA">
              <w:rPr>
                <w:rFonts w:eastAsia="Helvetica" w:hAnsi="Helvetica" w:cs="Helvetica"/>
                <w:color w:val="000000"/>
                <w:sz w:val="16"/>
                <w:szCs w:val="16"/>
                <w:rPrChange w:id="3657" w:author="Xolani Sibande" w:date="2023-11-29T09:27:00Z">
                  <w:rPr>
                    <w:rFonts w:eastAsia="Helvetica" w:hAnsi="Helvetica" w:cs="Helvetica"/>
                    <w:color w:val="000000"/>
                    <w:sz w:val="18"/>
                    <w:szCs w:val="18"/>
                  </w:rPr>
                </w:rPrChange>
              </w:rPr>
              <w:t>0.26</w:t>
            </w:r>
          </w:p>
        </w:tc>
      </w:tr>
      <w:tr w:rsidR="00370EF6" w:rsidRPr="00A12FCA" w14:paraId="75FDBE5D" w14:textId="77777777" w:rsidTr="00CD278B">
        <w:trPr>
          <w:trHeight w:hRule="exact" w:val="340"/>
        </w:trPr>
        <w:tc>
          <w:tcPr>
            <w:tcW w:w="208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658" w:author="Xolani Sibande" w:date="2023-11-29T09:20:00Z">
              <w:tcPr>
                <w:tcW w:w="208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5958340"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659" w:author="Xolani Sibande" w:date="2023-11-29T09:27:00Z">
                  <w:rPr>
                    <w:sz w:val="18"/>
                    <w:szCs w:val="18"/>
                  </w:rPr>
                </w:rPrChange>
              </w:rPr>
            </w:pPr>
            <w:r w:rsidRPr="00A12FCA">
              <w:rPr>
                <w:rFonts w:eastAsia="Helvetica" w:hAnsi="Helvetica" w:cs="Helvetica"/>
                <w:b/>
                <w:color w:val="000000"/>
                <w:sz w:val="16"/>
                <w:szCs w:val="16"/>
                <w:rPrChange w:id="3660" w:author="Xolani Sibande" w:date="2023-11-29T09:27:00Z">
                  <w:rPr>
                    <w:rFonts w:eastAsia="Helvetica" w:hAnsi="Helvetica" w:cs="Helvetica"/>
                    <w:b/>
                    <w:color w:val="000000"/>
                    <w:sz w:val="18"/>
                    <w:szCs w:val="18"/>
                  </w:rPr>
                </w:rPrChange>
              </w:rPr>
              <w:t>Non-financial corporations unsecured credit model</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661" w:author="Xolani Sibande" w:date="2023-11-29T09:20:00Z">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3D90A43"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62" w:author="Xolani Sibande" w:date="2023-11-29T09:27:00Z">
                  <w:rPr>
                    <w:sz w:val="18"/>
                    <w:szCs w:val="18"/>
                  </w:rPr>
                </w:rPrChange>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663" w:author="Xolani Sibande" w:date="2023-11-29T09:20:00Z">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86B8846"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64" w:author="Xolani Sibande" w:date="2023-11-29T09:27:00Z">
                  <w:rPr>
                    <w:sz w:val="18"/>
                    <w:szCs w:val="18"/>
                  </w:rPr>
                </w:rPrChange>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665" w:author="Xolani Sibande" w:date="2023-11-29T09:20:00Z">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057E0C3"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66" w:author="Xolani Sibande" w:date="2023-11-29T09:27:00Z">
                  <w:rPr>
                    <w:sz w:val="18"/>
                    <w:szCs w:val="18"/>
                  </w:rPr>
                </w:rPrChange>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667" w:author="Xolani Sibande" w:date="2023-11-29T09:20:00Z">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6567214"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68" w:author="Xolani Sibande" w:date="2023-11-29T09:27:00Z">
                  <w:rPr>
                    <w:sz w:val="18"/>
                    <w:szCs w:val="18"/>
                  </w:rPr>
                </w:rPrChange>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669" w:author="Xolani Sibande" w:date="2023-11-29T09:20:00Z">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D634FEB"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70" w:author="Xolani Sibande" w:date="2023-11-29T09:27:00Z">
                  <w:rPr>
                    <w:sz w:val="18"/>
                    <w:szCs w:val="18"/>
                  </w:rPr>
                </w:rPrChange>
              </w:rPr>
            </w:pPr>
          </w:p>
        </w:tc>
      </w:tr>
      <w:tr w:rsidR="00370EF6" w:rsidRPr="00A12FCA" w14:paraId="39873FE9" w14:textId="77777777" w:rsidTr="00CD278B">
        <w:trPr>
          <w:trHeight w:hRule="exact" w:val="340"/>
        </w:trPr>
        <w:tc>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71" w:author="Xolani Sibande" w:date="2023-11-29T09:20:00Z">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27CE761"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672" w:author="Xolani Sibande" w:date="2023-11-29T09:27:00Z">
                  <w:rPr>
                    <w:sz w:val="18"/>
                    <w:szCs w:val="18"/>
                  </w:rPr>
                </w:rPrChange>
              </w:rPr>
            </w:pPr>
            <m:oMathPara>
              <m:oMath>
                <m:r>
                  <m:rPr>
                    <m:sty m:val="p"/>
                  </m:rPr>
                  <w:rPr>
                    <w:rFonts w:ascii="Cambria Math" w:hAnsi="Cambria Math"/>
                    <w:sz w:val="16"/>
                    <w:szCs w:val="16"/>
                    <w:rPrChange w:id="3673" w:author="Xolani Sibande" w:date="2023-11-29T09:27:00Z">
                      <w:rPr>
                        <w:rFonts w:ascii="Cambria Math" w:hAnsi="Cambria Math"/>
                        <w:sz w:val="18"/>
                        <w:szCs w:val="18"/>
                      </w:rPr>
                    </w:rPrChange>
                  </w:rPr>
                  <m:t>Δ</m:t>
                </m:r>
                <m:r>
                  <w:rPr>
                    <w:rFonts w:ascii="Cambria Math" w:hAnsi="Cambria Math"/>
                    <w:sz w:val="16"/>
                    <w:szCs w:val="16"/>
                    <w:rPrChange w:id="3674" w:author="Xolani Sibande" w:date="2023-11-29T09:27: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3675" w:author="Xolani Sibande" w:date="2023-11-29T09:27:00Z">
                          <w:rPr>
                            <w:rFonts w:ascii="Cambria Math" w:hAnsi="Cambria Math"/>
                            <w:sz w:val="18"/>
                            <w:szCs w:val="18"/>
                          </w:rPr>
                        </w:rPrChange>
                      </w:rPr>
                      <m:t>R</m:t>
                    </m:r>
                  </m:e>
                  <m:sub>
                    <m:r>
                      <w:rPr>
                        <w:rFonts w:ascii="Cambria Math" w:hAnsi="Cambria Math"/>
                        <w:sz w:val="16"/>
                        <w:szCs w:val="16"/>
                        <w:rPrChange w:id="3676" w:author="Xolani Sibande" w:date="2023-11-29T09:27:00Z">
                          <w:rPr>
                            <w:rFonts w:ascii="Cambria Math" w:hAnsi="Cambria Math"/>
                            <w:sz w:val="18"/>
                            <w:szCs w:val="18"/>
                          </w:rPr>
                        </w:rPrChange>
                      </w:rPr>
                      <m:t>t,t-1</m:t>
                    </m:r>
                  </m:sub>
                </m:sSub>
              </m:oMath>
            </m:oMathPara>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77"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CC535CD"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78" w:author="Xolani Sibande" w:date="2023-11-29T09:27:00Z">
                  <w:rPr>
                    <w:sz w:val="18"/>
                    <w:szCs w:val="18"/>
                  </w:rPr>
                </w:rPrChange>
              </w:rPr>
            </w:pPr>
            <w:r w:rsidRPr="00A12FCA">
              <w:rPr>
                <w:rFonts w:eastAsia="Helvetica" w:hAnsi="Helvetica" w:cs="Helvetica"/>
                <w:color w:val="000000"/>
                <w:sz w:val="16"/>
                <w:szCs w:val="16"/>
                <w:rPrChange w:id="3679" w:author="Xolani Sibande" w:date="2023-11-29T09:27:00Z">
                  <w:rPr>
                    <w:rFonts w:eastAsia="Helvetica" w:hAnsi="Helvetica" w:cs="Helvetica"/>
                    <w:color w:val="000000"/>
                    <w:sz w:val="18"/>
                    <w:szCs w:val="18"/>
                  </w:rPr>
                </w:rPrChange>
              </w:rPr>
              <w:t>0.0313***</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80"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4ADD0D7"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81" w:author="Xolani Sibande" w:date="2023-11-29T09:27:00Z">
                  <w:rPr>
                    <w:sz w:val="18"/>
                    <w:szCs w:val="18"/>
                  </w:rPr>
                </w:rPrChange>
              </w:rPr>
            </w:pPr>
            <w:r w:rsidRPr="00A12FCA">
              <w:rPr>
                <w:rFonts w:eastAsia="Helvetica" w:hAnsi="Helvetica" w:cs="Helvetica"/>
                <w:color w:val="000000"/>
                <w:sz w:val="16"/>
                <w:szCs w:val="16"/>
                <w:rPrChange w:id="3682" w:author="Xolani Sibande" w:date="2023-11-29T09:27:00Z">
                  <w:rPr>
                    <w:rFonts w:eastAsia="Helvetica" w:hAnsi="Helvetica" w:cs="Helvetica"/>
                    <w:color w:val="000000"/>
                    <w:sz w:val="18"/>
                    <w:szCs w:val="18"/>
                  </w:rPr>
                </w:rPrChange>
              </w:rPr>
              <w:t>0.0303***</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83"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B319A01"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84" w:author="Xolani Sibande" w:date="2023-11-29T09:27:00Z">
                  <w:rPr>
                    <w:sz w:val="18"/>
                    <w:szCs w:val="18"/>
                  </w:rPr>
                </w:rPrChange>
              </w:rPr>
            </w:pPr>
            <w:r w:rsidRPr="00A12FCA">
              <w:rPr>
                <w:rFonts w:eastAsia="Helvetica" w:hAnsi="Helvetica" w:cs="Helvetica"/>
                <w:color w:val="000000"/>
                <w:sz w:val="16"/>
                <w:szCs w:val="16"/>
                <w:rPrChange w:id="3685" w:author="Xolani Sibande" w:date="2023-11-29T09:27:00Z">
                  <w:rPr>
                    <w:rFonts w:eastAsia="Helvetica" w:hAnsi="Helvetica" w:cs="Helvetica"/>
                    <w:color w:val="000000"/>
                    <w:sz w:val="18"/>
                    <w:szCs w:val="18"/>
                  </w:rPr>
                </w:rPrChange>
              </w:rPr>
              <w:t>0.0157**</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86"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8EDE04B"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87" w:author="Xolani Sibande" w:date="2023-11-29T09:27:00Z">
                  <w:rPr>
                    <w:sz w:val="18"/>
                    <w:szCs w:val="18"/>
                  </w:rPr>
                </w:rPrChange>
              </w:rPr>
            </w:pPr>
            <w:r w:rsidRPr="00A12FCA">
              <w:rPr>
                <w:rFonts w:eastAsia="Helvetica" w:hAnsi="Helvetica" w:cs="Helvetica"/>
                <w:color w:val="000000"/>
                <w:sz w:val="16"/>
                <w:szCs w:val="16"/>
                <w:rPrChange w:id="3688" w:author="Xolani Sibande" w:date="2023-11-29T09:27:00Z">
                  <w:rPr>
                    <w:rFonts w:eastAsia="Helvetica" w:hAnsi="Helvetica" w:cs="Helvetica"/>
                    <w:color w:val="000000"/>
                    <w:sz w:val="18"/>
                    <w:szCs w:val="18"/>
                  </w:rPr>
                </w:rPrChange>
              </w:rPr>
              <w:t>0.0408***</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89"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8C28578"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90" w:author="Xolani Sibande" w:date="2023-11-29T09:27:00Z">
                  <w:rPr>
                    <w:sz w:val="18"/>
                    <w:szCs w:val="18"/>
                  </w:rPr>
                </w:rPrChange>
              </w:rPr>
            </w:pPr>
            <w:r w:rsidRPr="00A12FCA">
              <w:rPr>
                <w:rFonts w:eastAsia="Helvetica" w:hAnsi="Helvetica" w:cs="Helvetica"/>
                <w:color w:val="000000"/>
                <w:sz w:val="16"/>
                <w:szCs w:val="16"/>
                <w:rPrChange w:id="3691" w:author="Xolani Sibande" w:date="2023-11-29T09:27:00Z">
                  <w:rPr>
                    <w:rFonts w:eastAsia="Helvetica" w:hAnsi="Helvetica" w:cs="Helvetica"/>
                    <w:color w:val="000000"/>
                    <w:sz w:val="18"/>
                    <w:szCs w:val="18"/>
                  </w:rPr>
                </w:rPrChange>
              </w:rPr>
              <w:t>0.0190**</w:t>
            </w:r>
          </w:p>
        </w:tc>
      </w:tr>
      <w:tr w:rsidR="00370EF6" w:rsidRPr="00A12FCA" w14:paraId="76343F5D"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92"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4AB9607"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693"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94"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5A74FDB"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95" w:author="Xolani Sibande" w:date="2023-11-29T09:27:00Z">
                  <w:rPr>
                    <w:sz w:val="18"/>
                    <w:szCs w:val="18"/>
                  </w:rPr>
                </w:rPrChange>
              </w:rPr>
            </w:pPr>
            <w:r w:rsidRPr="00A12FCA">
              <w:rPr>
                <w:rFonts w:eastAsia="Helvetica" w:hAnsi="Helvetica" w:cs="Helvetica"/>
                <w:color w:val="000000"/>
                <w:sz w:val="16"/>
                <w:szCs w:val="16"/>
                <w:rPrChange w:id="3696" w:author="Xolani Sibande" w:date="2023-11-29T09:27:00Z">
                  <w:rPr>
                    <w:rFonts w:eastAsia="Helvetica" w:hAnsi="Helvetica" w:cs="Helvetica"/>
                    <w:color w:val="000000"/>
                    <w:sz w:val="18"/>
                    <w:szCs w:val="18"/>
                  </w:rPr>
                </w:rPrChange>
              </w:rPr>
              <w:t>(0.0016)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697"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EAF38B5"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698" w:author="Xolani Sibande" w:date="2023-11-29T09:27:00Z">
                  <w:rPr>
                    <w:sz w:val="18"/>
                    <w:szCs w:val="18"/>
                  </w:rPr>
                </w:rPrChange>
              </w:rPr>
            </w:pPr>
            <w:r w:rsidRPr="00A12FCA">
              <w:rPr>
                <w:rFonts w:eastAsia="Helvetica" w:hAnsi="Helvetica" w:cs="Helvetica"/>
                <w:color w:val="000000"/>
                <w:sz w:val="16"/>
                <w:szCs w:val="16"/>
                <w:rPrChange w:id="3699" w:author="Xolani Sibande" w:date="2023-11-29T09:27:00Z">
                  <w:rPr>
                    <w:rFonts w:eastAsia="Helvetica" w:hAnsi="Helvetica" w:cs="Helvetica"/>
                    <w:color w:val="000000"/>
                    <w:sz w:val="18"/>
                    <w:szCs w:val="18"/>
                  </w:rPr>
                </w:rPrChange>
              </w:rPr>
              <w:t>(0.0018)</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00"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31F61C7"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01" w:author="Xolani Sibande" w:date="2023-11-29T09:27:00Z">
                  <w:rPr>
                    <w:sz w:val="18"/>
                    <w:szCs w:val="18"/>
                  </w:rPr>
                </w:rPrChange>
              </w:rPr>
            </w:pPr>
            <w:r w:rsidRPr="00A12FCA">
              <w:rPr>
                <w:rFonts w:eastAsia="Helvetica" w:hAnsi="Helvetica" w:cs="Helvetica"/>
                <w:color w:val="000000"/>
                <w:sz w:val="16"/>
                <w:szCs w:val="16"/>
                <w:rPrChange w:id="3702" w:author="Xolani Sibande" w:date="2023-11-29T09:27:00Z">
                  <w:rPr>
                    <w:rFonts w:eastAsia="Helvetica" w:hAnsi="Helvetica" w:cs="Helvetica"/>
                    <w:color w:val="000000"/>
                    <w:sz w:val="18"/>
                    <w:szCs w:val="18"/>
                  </w:rPr>
                </w:rPrChange>
              </w:rPr>
              <w:t>(0.0066)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03"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5F6E9F5"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04" w:author="Xolani Sibande" w:date="2023-11-29T09:27:00Z">
                  <w:rPr>
                    <w:sz w:val="18"/>
                    <w:szCs w:val="18"/>
                  </w:rPr>
                </w:rPrChange>
              </w:rPr>
            </w:pPr>
            <w:r w:rsidRPr="00A12FCA">
              <w:rPr>
                <w:rFonts w:eastAsia="Helvetica" w:hAnsi="Helvetica" w:cs="Helvetica"/>
                <w:color w:val="000000"/>
                <w:sz w:val="16"/>
                <w:szCs w:val="16"/>
                <w:rPrChange w:id="3705" w:author="Xolani Sibande" w:date="2023-11-29T09:27:00Z">
                  <w:rPr>
                    <w:rFonts w:eastAsia="Helvetica" w:hAnsi="Helvetica" w:cs="Helvetica"/>
                    <w:color w:val="000000"/>
                    <w:sz w:val="18"/>
                    <w:szCs w:val="18"/>
                  </w:rPr>
                </w:rPrChange>
              </w:rPr>
              <w:t>(0.0074)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06"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C7A2D99"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07" w:author="Xolani Sibande" w:date="2023-11-29T09:27:00Z">
                  <w:rPr>
                    <w:sz w:val="18"/>
                    <w:szCs w:val="18"/>
                  </w:rPr>
                </w:rPrChange>
              </w:rPr>
            </w:pPr>
            <w:r w:rsidRPr="00A12FCA">
              <w:rPr>
                <w:rFonts w:eastAsia="Helvetica" w:hAnsi="Helvetica" w:cs="Helvetica"/>
                <w:color w:val="000000"/>
                <w:sz w:val="16"/>
                <w:szCs w:val="16"/>
                <w:rPrChange w:id="3708" w:author="Xolani Sibande" w:date="2023-11-29T09:27:00Z">
                  <w:rPr>
                    <w:rFonts w:eastAsia="Helvetica" w:hAnsi="Helvetica" w:cs="Helvetica"/>
                    <w:color w:val="000000"/>
                    <w:sz w:val="18"/>
                    <w:szCs w:val="18"/>
                  </w:rPr>
                </w:rPrChange>
              </w:rPr>
              <w:t>(0.0093)</w:t>
            </w:r>
          </w:p>
        </w:tc>
      </w:tr>
      <w:tr w:rsidR="00370EF6" w:rsidRPr="00A12FCA" w14:paraId="732ED04D"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09"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D6FCB7F"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710" w:author="Xolani Sibande" w:date="2023-11-29T09:27:00Z">
                  <w:rPr>
                    <w:sz w:val="18"/>
                    <w:szCs w:val="18"/>
                  </w:rPr>
                </w:rPrChange>
              </w:rPr>
            </w:pPr>
            <m:oMathPara>
              <m:oMath>
                <m:r>
                  <m:rPr>
                    <m:sty m:val="p"/>
                  </m:rPr>
                  <w:rPr>
                    <w:rFonts w:ascii="Cambria Math" w:hAnsi="Cambria Math"/>
                    <w:sz w:val="16"/>
                    <w:szCs w:val="16"/>
                    <w:rPrChange w:id="3711" w:author="Xolani Sibande" w:date="2023-11-29T09:27:00Z">
                      <w:rPr>
                        <w:rFonts w:ascii="Cambria Math" w:hAnsi="Cambria Math"/>
                        <w:sz w:val="18"/>
                        <w:szCs w:val="18"/>
                      </w:rPr>
                    </w:rPrChange>
                  </w:rPr>
                  <m:t>Δ</m:t>
                </m:r>
                <m:r>
                  <w:rPr>
                    <w:rFonts w:ascii="Cambria Math" w:hAnsi="Cambria Math"/>
                    <w:sz w:val="16"/>
                    <w:szCs w:val="16"/>
                    <w:rPrChange w:id="3712" w:author="Xolani Sibande" w:date="2023-11-29T09:27: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3713" w:author="Xolani Sibande" w:date="2023-11-29T09:27:00Z">
                          <w:rPr>
                            <w:rFonts w:ascii="Cambria Math" w:hAnsi="Cambria Math"/>
                            <w:sz w:val="18"/>
                            <w:szCs w:val="18"/>
                          </w:rPr>
                        </w:rPrChange>
                      </w:rPr>
                      <m:t>S</m:t>
                    </m:r>
                  </m:e>
                  <m:sub>
                    <m:r>
                      <w:rPr>
                        <w:rFonts w:ascii="Cambria Math" w:hAnsi="Cambria Math"/>
                        <w:sz w:val="16"/>
                        <w:szCs w:val="16"/>
                        <w:rPrChange w:id="3714" w:author="Xolani Sibande" w:date="2023-11-29T09:27:00Z">
                          <w:rPr>
                            <w:rFonts w:ascii="Cambria Math" w:hAnsi="Cambria Math"/>
                            <w:sz w:val="18"/>
                            <w:szCs w:val="18"/>
                          </w:rPr>
                        </w:rPrChange>
                      </w:rPr>
                      <m:t>t,t-1</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15"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4DE9297"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16"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17"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9AA8152"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18" w:author="Xolani Sibande" w:date="2023-11-29T09:27:00Z">
                  <w:rPr>
                    <w:sz w:val="18"/>
                    <w:szCs w:val="18"/>
                  </w:rPr>
                </w:rPrChange>
              </w:rPr>
            </w:pPr>
            <w:r w:rsidRPr="00A12FCA">
              <w:rPr>
                <w:rFonts w:eastAsia="Helvetica" w:hAnsi="Helvetica" w:cs="Helvetica"/>
                <w:color w:val="000000"/>
                <w:sz w:val="16"/>
                <w:szCs w:val="16"/>
                <w:rPrChange w:id="3719" w:author="Xolani Sibande" w:date="2023-11-29T09:27:00Z">
                  <w:rPr>
                    <w:rFonts w:eastAsia="Helvetica" w:hAnsi="Helvetica" w:cs="Helvetica"/>
                    <w:color w:val="000000"/>
                    <w:sz w:val="18"/>
                    <w:szCs w:val="18"/>
                  </w:rPr>
                </w:rPrChange>
              </w:rPr>
              <w:t>-0.4822</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20"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D301828"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21" w:author="Xolani Sibande" w:date="2023-11-29T09:27:00Z">
                  <w:rPr>
                    <w:sz w:val="18"/>
                    <w:szCs w:val="18"/>
                  </w:rPr>
                </w:rPrChange>
              </w:rPr>
            </w:pPr>
            <w:r w:rsidRPr="00A12FCA">
              <w:rPr>
                <w:rFonts w:eastAsia="Helvetica" w:hAnsi="Helvetica" w:cs="Helvetica"/>
                <w:color w:val="000000"/>
                <w:sz w:val="16"/>
                <w:szCs w:val="16"/>
                <w:rPrChange w:id="3722" w:author="Xolani Sibande" w:date="2023-11-29T09:27:00Z">
                  <w:rPr>
                    <w:rFonts w:eastAsia="Helvetica" w:hAnsi="Helvetica" w:cs="Helvetica"/>
                    <w:color w:val="000000"/>
                    <w:sz w:val="18"/>
                    <w:szCs w:val="18"/>
                  </w:rPr>
                </w:rPrChange>
              </w:rPr>
              <w:t>-0.7947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23"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91B89A0"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24" w:author="Xolani Sibande" w:date="2023-11-29T09:27:00Z">
                  <w:rPr>
                    <w:sz w:val="18"/>
                    <w:szCs w:val="18"/>
                  </w:rPr>
                </w:rPrChange>
              </w:rPr>
            </w:pPr>
            <w:r w:rsidRPr="00A12FCA">
              <w:rPr>
                <w:rFonts w:eastAsia="Helvetica" w:hAnsi="Helvetica" w:cs="Helvetica"/>
                <w:color w:val="000000"/>
                <w:sz w:val="16"/>
                <w:szCs w:val="16"/>
                <w:rPrChange w:id="3725" w:author="Xolani Sibande" w:date="2023-11-29T09:27:00Z">
                  <w:rPr>
                    <w:rFonts w:eastAsia="Helvetica" w:hAnsi="Helvetica" w:cs="Helvetica"/>
                    <w:color w:val="000000"/>
                    <w:sz w:val="18"/>
                    <w:szCs w:val="18"/>
                  </w:rPr>
                </w:rPrChange>
              </w:rPr>
              <w:t>-0.3665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26"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07BA9D3"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27" w:author="Xolani Sibande" w:date="2023-11-29T09:27:00Z">
                  <w:rPr>
                    <w:sz w:val="18"/>
                    <w:szCs w:val="18"/>
                  </w:rPr>
                </w:rPrChange>
              </w:rPr>
            </w:pPr>
            <w:r w:rsidRPr="00A12FCA">
              <w:rPr>
                <w:rFonts w:eastAsia="Helvetica" w:hAnsi="Helvetica" w:cs="Helvetica"/>
                <w:color w:val="000000"/>
                <w:sz w:val="16"/>
                <w:szCs w:val="16"/>
                <w:rPrChange w:id="3728" w:author="Xolani Sibande" w:date="2023-11-29T09:27:00Z">
                  <w:rPr>
                    <w:rFonts w:eastAsia="Helvetica" w:hAnsi="Helvetica" w:cs="Helvetica"/>
                    <w:color w:val="000000"/>
                    <w:sz w:val="18"/>
                    <w:szCs w:val="18"/>
                  </w:rPr>
                </w:rPrChange>
              </w:rPr>
              <w:t>-0.8247</w:t>
            </w:r>
          </w:p>
        </w:tc>
      </w:tr>
      <w:tr w:rsidR="00370EF6" w:rsidRPr="00A12FCA" w14:paraId="2627DE17"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29"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5FA1334"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730"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31"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5BFAE32"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32"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33"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58A9B1D"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34" w:author="Xolani Sibande" w:date="2023-11-29T09:27:00Z">
                  <w:rPr>
                    <w:sz w:val="18"/>
                    <w:szCs w:val="18"/>
                  </w:rPr>
                </w:rPrChange>
              </w:rPr>
            </w:pPr>
            <w:r w:rsidRPr="00A12FCA">
              <w:rPr>
                <w:rFonts w:eastAsia="Helvetica" w:hAnsi="Helvetica" w:cs="Helvetica"/>
                <w:color w:val="000000"/>
                <w:sz w:val="16"/>
                <w:szCs w:val="16"/>
                <w:rPrChange w:id="3735" w:author="Xolani Sibande" w:date="2023-11-29T09:27:00Z">
                  <w:rPr>
                    <w:rFonts w:eastAsia="Helvetica" w:hAnsi="Helvetica" w:cs="Helvetica"/>
                    <w:color w:val="000000"/>
                    <w:sz w:val="18"/>
                    <w:szCs w:val="18"/>
                  </w:rPr>
                </w:rPrChange>
              </w:rPr>
              <w:t>(0.6430)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36"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16D9768"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37" w:author="Xolani Sibande" w:date="2023-11-29T09:27:00Z">
                  <w:rPr>
                    <w:sz w:val="18"/>
                    <w:szCs w:val="18"/>
                  </w:rPr>
                </w:rPrChange>
              </w:rPr>
            </w:pPr>
            <w:r w:rsidRPr="00A12FCA">
              <w:rPr>
                <w:rFonts w:eastAsia="Helvetica" w:hAnsi="Helvetica" w:cs="Helvetica"/>
                <w:color w:val="000000"/>
                <w:sz w:val="16"/>
                <w:szCs w:val="16"/>
                <w:rPrChange w:id="3738" w:author="Xolani Sibande" w:date="2023-11-29T09:27:00Z">
                  <w:rPr>
                    <w:rFonts w:eastAsia="Helvetica" w:hAnsi="Helvetica" w:cs="Helvetica"/>
                    <w:color w:val="000000"/>
                    <w:sz w:val="18"/>
                    <w:szCs w:val="18"/>
                  </w:rPr>
                </w:rPrChange>
              </w:rPr>
              <w:t>(0.6690)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39"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4562B87"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40" w:author="Xolani Sibande" w:date="2023-11-29T09:27:00Z">
                  <w:rPr>
                    <w:sz w:val="18"/>
                    <w:szCs w:val="18"/>
                  </w:rPr>
                </w:rPrChange>
              </w:rPr>
            </w:pPr>
            <w:r w:rsidRPr="00A12FCA">
              <w:rPr>
                <w:rFonts w:eastAsia="Helvetica" w:hAnsi="Helvetica" w:cs="Helvetica"/>
                <w:color w:val="000000"/>
                <w:sz w:val="16"/>
                <w:szCs w:val="16"/>
                <w:rPrChange w:id="3741" w:author="Xolani Sibande" w:date="2023-11-29T09:27:00Z">
                  <w:rPr>
                    <w:rFonts w:eastAsia="Helvetica" w:hAnsi="Helvetica" w:cs="Helvetica"/>
                    <w:color w:val="000000"/>
                    <w:sz w:val="18"/>
                    <w:szCs w:val="18"/>
                  </w:rPr>
                </w:rPrChange>
              </w:rPr>
              <w:t>(0.4773)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42"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8D09D1A"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43" w:author="Xolani Sibande" w:date="2023-11-29T09:27:00Z">
                  <w:rPr>
                    <w:sz w:val="18"/>
                    <w:szCs w:val="18"/>
                  </w:rPr>
                </w:rPrChange>
              </w:rPr>
            </w:pPr>
            <w:r w:rsidRPr="00A12FCA">
              <w:rPr>
                <w:rFonts w:eastAsia="Helvetica" w:hAnsi="Helvetica" w:cs="Helvetica"/>
                <w:color w:val="000000"/>
                <w:sz w:val="16"/>
                <w:szCs w:val="16"/>
                <w:rPrChange w:id="3744" w:author="Xolani Sibande" w:date="2023-11-29T09:27:00Z">
                  <w:rPr>
                    <w:rFonts w:eastAsia="Helvetica" w:hAnsi="Helvetica" w:cs="Helvetica"/>
                    <w:color w:val="000000"/>
                    <w:sz w:val="18"/>
                    <w:szCs w:val="18"/>
                  </w:rPr>
                </w:rPrChange>
              </w:rPr>
              <w:t>(0.5198)</w:t>
            </w:r>
          </w:p>
        </w:tc>
      </w:tr>
      <w:tr w:rsidR="00370EF6" w:rsidRPr="00A12FCA" w14:paraId="6A53B304"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45"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27FE48E"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746" w:author="Xolani Sibande" w:date="2023-11-29T09:27:00Z">
                  <w:rPr>
                    <w:sz w:val="18"/>
                    <w:szCs w:val="18"/>
                  </w:rPr>
                </w:rPrChange>
              </w:rPr>
            </w:pPr>
            <m:oMathPara>
              <m:oMath>
                <m:r>
                  <m:rPr>
                    <m:sty m:val="p"/>
                  </m:rPr>
                  <w:rPr>
                    <w:rFonts w:ascii="Cambria Math" w:hAnsi="Cambria Math"/>
                    <w:sz w:val="16"/>
                    <w:szCs w:val="16"/>
                    <w:rPrChange w:id="3747" w:author="Xolani Sibande" w:date="2023-11-29T09:27:00Z">
                      <w:rPr>
                        <w:rFonts w:ascii="Cambria Math" w:hAnsi="Cambria Math"/>
                        <w:sz w:val="18"/>
                        <w:szCs w:val="18"/>
                      </w:rPr>
                    </w:rPrChange>
                  </w:rPr>
                  <m:t>Δ</m:t>
                </m:r>
                <m:r>
                  <w:rPr>
                    <w:rFonts w:ascii="Cambria Math" w:hAnsi="Cambria Math"/>
                    <w:sz w:val="16"/>
                    <w:szCs w:val="16"/>
                    <w:rPrChange w:id="3748" w:author="Xolani Sibande" w:date="2023-11-29T09:27:00Z">
                      <w:rPr>
                        <w:rFonts w:ascii="Cambria Math" w:hAnsi="Cambria Math"/>
                        <w:sz w:val="18"/>
                        <w:szCs w:val="18"/>
                      </w:rPr>
                    </w:rPrChange>
                  </w:rPr>
                  <m:t>Deman</m:t>
                </m:r>
                <m:sSub>
                  <m:sSubPr>
                    <m:ctrlPr>
                      <w:rPr>
                        <w:rFonts w:ascii="Cambria Math" w:hAnsi="Cambria Math"/>
                        <w:sz w:val="16"/>
                        <w:szCs w:val="16"/>
                      </w:rPr>
                    </m:ctrlPr>
                  </m:sSubPr>
                  <m:e>
                    <m:r>
                      <w:rPr>
                        <w:rFonts w:ascii="Cambria Math" w:hAnsi="Cambria Math"/>
                        <w:sz w:val="16"/>
                        <w:szCs w:val="16"/>
                        <w:rPrChange w:id="3749" w:author="Xolani Sibande" w:date="2023-11-29T09:27:00Z">
                          <w:rPr>
                            <w:rFonts w:ascii="Cambria Math" w:hAnsi="Cambria Math"/>
                            <w:sz w:val="18"/>
                            <w:szCs w:val="18"/>
                          </w:rPr>
                        </w:rPrChange>
                      </w:rPr>
                      <m:t>d</m:t>
                    </m:r>
                  </m:e>
                  <m:sub>
                    <m:r>
                      <w:rPr>
                        <w:rFonts w:ascii="Cambria Math" w:hAnsi="Cambria Math"/>
                        <w:sz w:val="16"/>
                        <w:szCs w:val="16"/>
                        <w:rPrChange w:id="3750" w:author="Xolani Sibande" w:date="2023-11-29T09:27:00Z">
                          <w:rPr>
                            <w:rFonts w:ascii="Cambria Math" w:hAnsi="Cambria Math"/>
                            <w:sz w:val="18"/>
                            <w:szCs w:val="18"/>
                          </w:rPr>
                        </w:rPrChange>
                      </w:rPr>
                      <m:t>t,t-1</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51"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F70115F"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52"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53"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9575807"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54"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55"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6D901AC"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56" w:author="Xolani Sibande" w:date="2023-11-29T09:27:00Z">
                  <w:rPr>
                    <w:sz w:val="18"/>
                    <w:szCs w:val="18"/>
                  </w:rPr>
                </w:rPrChange>
              </w:rPr>
            </w:pPr>
            <w:r w:rsidRPr="00A12FCA">
              <w:rPr>
                <w:rFonts w:eastAsia="Helvetica" w:hAnsi="Helvetica" w:cs="Helvetica"/>
                <w:color w:val="000000"/>
                <w:sz w:val="16"/>
                <w:szCs w:val="16"/>
                <w:rPrChange w:id="3757" w:author="Xolani Sibande" w:date="2023-11-29T09:27:00Z">
                  <w:rPr>
                    <w:rFonts w:eastAsia="Helvetica" w:hAnsi="Helvetica" w:cs="Helvetica"/>
                    <w:color w:val="000000"/>
                    <w:sz w:val="18"/>
                    <w:szCs w:val="18"/>
                  </w:rPr>
                </w:rPrChange>
              </w:rPr>
              <w:t>-0.0134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58"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E220A5C"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59"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60"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AF45452"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61" w:author="Xolani Sibande" w:date="2023-11-29T09:27:00Z">
                  <w:rPr>
                    <w:sz w:val="18"/>
                    <w:szCs w:val="18"/>
                  </w:rPr>
                </w:rPrChange>
              </w:rPr>
            </w:pPr>
            <w:r w:rsidRPr="00A12FCA">
              <w:rPr>
                <w:rFonts w:eastAsia="Helvetica" w:hAnsi="Helvetica" w:cs="Helvetica"/>
                <w:color w:val="000000"/>
                <w:sz w:val="16"/>
                <w:szCs w:val="16"/>
                <w:rPrChange w:id="3762" w:author="Xolani Sibande" w:date="2023-11-29T09:27:00Z">
                  <w:rPr>
                    <w:rFonts w:eastAsia="Helvetica" w:hAnsi="Helvetica" w:cs="Helvetica"/>
                    <w:color w:val="000000"/>
                    <w:sz w:val="18"/>
                    <w:szCs w:val="18"/>
                  </w:rPr>
                </w:rPrChange>
              </w:rPr>
              <w:t>0.0046</w:t>
            </w:r>
          </w:p>
        </w:tc>
      </w:tr>
      <w:tr w:rsidR="00370EF6" w:rsidRPr="00A12FCA" w14:paraId="7C9CB2D0"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63"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8078981"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764"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65"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432E6AA"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66"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67"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FC7E890"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68"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69"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331D03A"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70" w:author="Xolani Sibande" w:date="2023-11-29T09:27:00Z">
                  <w:rPr>
                    <w:sz w:val="18"/>
                    <w:szCs w:val="18"/>
                  </w:rPr>
                </w:rPrChange>
              </w:rPr>
            </w:pPr>
            <w:r w:rsidRPr="00A12FCA">
              <w:rPr>
                <w:rFonts w:eastAsia="Helvetica" w:hAnsi="Helvetica" w:cs="Helvetica"/>
                <w:color w:val="000000"/>
                <w:sz w:val="16"/>
                <w:szCs w:val="16"/>
                <w:rPrChange w:id="3771" w:author="Xolani Sibande" w:date="2023-11-29T09:27:00Z">
                  <w:rPr>
                    <w:rFonts w:eastAsia="Helvetica" w:hAnsi="Helvetica" w:cs="Helvetica"/>
                    <w:color w:val="000000"/>
                    <w:sz w:val="18"/>
                    <w:szCs w:val="18"/>
                  </w:rPr>
                </w:rPrChange>
              </w:rPr>
              <w:t>(0.0082)</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72"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90E1AEA"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73"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74"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D2B2E50"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75" w:author="Xolani Sibande" w:date="2023-11-29T09:27:00Z">
                  <w:rPr>
                    <w:sz w:val="18"/>
                    <w:szCs w:val="18"/>
                  </w:rPr>
                </w:rPrChange>
              </w:rPr>
            </w:pPr>
            <w:r w:rsidRPr="00A12FCA">
              <w:rPr>
                <w:rFonts w:eastAsia="Helvetica" w:hAnsi="Helvetica" w:cs="Helvetica"/>
                <w:color w:val="000000"/>
                <w:sz w:val="16"/>
                <w:szCs w:val="16"/>
                <w:rPrChange w:id="3776" w:author="Xolani Sibande" w:date="2023-11-29T09:27:00Z">
                  <w:rPr>
                    <w:rFonts w:eastAsia="Helvetica" w:hAnsi="Helvetica" w:cs="Helvetica"/>
                    <w:color w:val="000000"/>
                    <w:sz w:val="18"/>
                    <w:szCs w:val="18"/>
                  </w:rPr>
                </w:rPrChange>
              </w:rPr>
              <w:t>(0.0092)</w:t>
            </w:r>
          </w:p>
        </w:tc>
      </w:tr>
      <w:tr w:rsidR="00370EF6" w:rsidRPr="00A12FCA" w14:paraId="63803D65"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77"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284CA3A"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778" w:author="Xolani Sibande" w:date="2023-11-29T09:27:00Z">
                  <w:rPr>
                    <w:sz w:val="18"/>
                    <w:szCs w:val="18"/>
                  </w:rPr>
                </w:rPrChange>
              </w:rPr>
            </w:pPr>
            <m:oMathPara>
              <m:oMath>
                <m:r>
                  <w:rPr>
                    <w:rFonts w:ascii="Cambria Math" w:hAnsi="Cambria Math"/>
                    <w:sz w:val="16"/>
                    <w:szCs w:val="16"/>
                    <w:rPrChange w:id="3779" w:author="Xolani Sibande" w:date="2023-11-29T09:27: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3780" w:author="Xolani Sibande" w:date="2023-11-29T09:27:00Z">
                          <w:rPr>
                            <w:rFonts w:ascii="Cambria Math" w:hAnsi="Cambria Math"/>
                            <w:sz w:val="18"/>
                            <w:szCs w:val="18"/>
                          </w:rPr>
                        </w:rPrChange>
                      </w:rPr>
                      <m:t>A</m:t>
                    </m:r>
                  </m:e>
                  <m:sub>
                    <m:r>
                      <w:rPr>
                        <w:rFonts w:ascii="Cambria Math" w:hAnsi="Cambria Math"/>
                        <w:sz w:val="16"/>
                        <w:szCs w:val="16"/>
                        <w:rPrChange w:id="3781" w:author="Xolani Sibande" w:date="2023-11-29T09:27:00Z">
                          <w:rPr>
                            <w:rFonts w:ascii="Cambria Math" w:hAnsi="Cambria Math"/>
                            <w:sz w:val="18"/>
                            <w:szCs w:val="18"/>
                          </w:rPr>
                        </w:rPrChange>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82"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4EE5DD"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83"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84"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CD54478"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85"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86"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CB0B318"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87"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88"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1D3712B"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89" w:author="Xolani Sibande" w:date="2023-11-29T09:27:00Z">
                  <w:rPr>
                    <w:sz w:val="18"/>
                    <w:szCs w:val="18"/>
                  </w:rPr>
                </w:rPrChange>
              </w:rPr>
            </w:pPr>
            <w:r w:rsidRPr="00A12FCA">
              <w:rPr>
                <w:rFonts w:eastAsia="Helvetica" w:hAnsi="Helvetica" w:cs="Helvetica"/>
                <w:color w:val="000000"/>
                <w:sz w:val="16"/>
                <w:szCs w:val="16"/>
                <w:rPrChange w:id="3790" w:author="Xolani Sibande" w:date="2023-11-29T09:27:00Z">
                  <w:rPr>
                    <w:rFonts w:eastAsia="Helvetica" w:hAnsi="Helvetica" w:cs="Helvetica"/>
                    <w:color w:val="000000"/>
                    <w:sz w:val="18"/>
                    <w:szCs w:val="18"/>
                  </w:rPr>
                </w:rPrChange>
              </w:rPr>
              <w:t>3.0914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91"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7A9431A"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92" w:author="Xolani Sibande" w:date="2023-11-29T09:27:00Z">
                  <w:rPr>
                    <w:sz w:val="18"/>
                    <w:szCs w:val="18"/>
                  </w:rPr>
                </w:rPrChange>
              </w:rPr>
            </w:pPr>
            <w:r w:rsidRPr="00A12FCA">
              <w:rPr>
                <w:rFonts w:eastAsia="Helvetica" w:hAnsi="Helvetica" w:cs="Helvetica"/>
                <w:color w:val="000000"/>
                <w:sz w:val="16"/>
                <w:szCs w:val="16"/>
                <w:rPrChange w:id="3793" w:author="Xolani Sibande" w:date="2023-11-29T09:27:00Z">
                  <w:rPr>
                    <w:rFonts w:eastAsia="Helvetica" w:hAnsi="Helvetica" w:cs="Helvetica"/>
                    <w:color w:val="000000"/>
                    <w:sz w:val="18"/>
                    <w:szCs w:val="18"/>
                  </w:rPr>
                </w:rPrChange>
              </w:rPr>
              <w:t>4.0843</w:t>
            </w:r>
          </w:p>
        </w:tc>
      </w:tr>
      <w:tr w:rsidR="00370EF6" w:rsidRPr="00A12FCA" w14:paraId="7461C2A8"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94"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9C03CAF"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795"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96"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EE4DC1D"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97"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798"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CDD3CDE"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799"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00"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E750610"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01"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02"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A765F7D"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03" w:author="Xolani Sibande" w:date="2023-11-29T09:27:00Z">
                  <w:rPr>
                    <w:sz w:val="18"/>
                    <w:szCs w:val="18"/>
                  </w:rPr>
                </w:rPrChange>
              </w:rPr>
            </w:pPr>
            <w:r w:rsidRPr="00A12FCA">
              <w:rPr>
                <w:rFonts w:eastAsia="Helvetica" w:hAnsi="Helvetica" w:cs="Helvetica"/>
                <w:color w:val="000000"/>
                <w:sz w:val="16"/>
                <w:szCs w:val="16"/>
                <w:rPrChange w:id="3804" w:author="Xolani Sibande" w:date="2023-11-29T09:27:00Z">
                  <w:rPr>
                    <w:rFonts w:eastAsia="Helvetica" w:hAnsi="Helvetica" w:cs="Helvetica"/>
                    <w:color w:val="000000"/>
                    <w:sz w:val="18"/>
                    <w:szCs w:val="18"/>
                  </w:rPr>
                </w:rPrChange>
              </w:rPr>
              <w:t>(4.8279)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05"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A3A29C9"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06" w:author="Xolani Sibande" w:date="2023-11-29T09:27:00Z">
                  <w:rPr>
                    <w:sz w:val="18"/>
                    <w:szCs w:val="18"/>
                  </w:rPr>
                </w:rPrChange>
              </w:rPr>
            </w:pPr>
            <w:r w:rsidRPr="00A12FCA">
              <w:rPr>
                <w:rFonts w:eastAsia="Helvetica" w:hAnsi="Helvetica" w:cs="Helvetica"/>
                <w:color w:val="000000"/>
                <w:sz w:val="16"/>
                <w:szCs w:val="16"/>
                <w:rPrChange w:id="3807" w:author="Xolani Sibande" w:date="2023-11-29T09:27:00Z">
                  <w:rPr>
                    <w:rFonts w:eastAsia="Helvetica" w:hAnsi="Helvetica" w:cs="Helvetica"/>
                    <w:color w:val="000000"/>
                    <w:sz w:val="18"/>
                    <w:szCs w:val="18"/>
                  </w:rPr>
                </w:rPrChange>
              </w:rPr>
              <w:t>(4.1092)</w:t>
            </w:r>
          </w:p>
        </w:tc>
      </w:tr>
      <w:tr w:rsidR="00370EF6" w:rsidRPr="00A12FCA" w14:paraId="2332F4C1"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08"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575A189"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809" w:author="Xolani Sibande" w:date="2023-11-29T09:27:00Z">
                  <w:rPr>
                    <w:sz w:val="18"/>
                    <w:szCs w:val="18"/>
                  </w:rPr>
                </w:rPrChange>
              </w:rPr>
            </w:pPr>
            <m:oMathPara>
              <m:oMath>
                <m:r>
                  <w:rPr>
                    <w:rFonts w:ascii="Cambria Math" w:hAnsi="Cambria Math"/>
                    <w:sz w:val="16"/>
                    <w:szCs w:val="16"/>
                    <w:rPrChange w:id="3810" w:author="Xolani Sibande" w:date="2023-11-29T09:27: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3811" w:author="Xolani Sibande" w:date="2023-11-29T09:27:00Z">
                          <w:rPr>
                            <w:rFonts w:ascii="Cambria Math" w:hAnsi="Cambria Math"/>
                            <w:sz w:val="18"/>
                            <w:szCs w:val="18"/>
                          </w:rPr>
                        </w:rPrChange>
                      </w:rPr>
                      <m:t>E</m:t>
                    </m:r>
                  </m:e>
                  <m:sub>
                    <m:r>
                      <w:rPr>
                        <w:rFonts w:ascii="Cambria Math" w:hAnsi="Cambria Math"/>
                        <w:sz w:val="16"/>
                        <w:szCs w:val="16"/>
                        <w:rPrChange w:id="3812" w:author="Xolani Sibande" w:date="2023-11-29T09:27:00Z">
                          <w:rPr>
                            <w:rFonts w:ascii="Cambria Math" w:hAnsi="Cambria Math"/>
                            <w:sz w:val="18"/>
                            <w:szCs w:val="18"/>
                          </w:rPr>
                        </w:rPrChange>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13"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CC3045F"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14"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15"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08B972B"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16"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17"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632FA67"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18"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19"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CBD1A94"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20" w:author="Xolani Sibande" w:date="2023-11-29T09:27:00Z">
                  <w:rPr>
                    <w:sz w:val="18"/>
                    <w:szCs w:val="18"/>
                  </w:rPr>
                </w:rPrChange>
              </w:rPr>
            </w:pPr>
            <w:r w:rsidRPr="00A12FCA">
              <w:rPr>
                <w:rFonts w:eastAsia="Helvetica" w:hAnsi="Helvetica" w:cs="Helvetica"/>
                <w:color w:val="000000"/>
                <w:sz w:val="16"/>
                <w:szCs w:val="16"/>
                <w:rPrChange w:id="3821" w:author="Xolani Sibande" w:date="2023-11-29T09:27:00Z">
                  <w:rPr>
                    <w:rFonts w:eastAsia="Helvetica" w:hAnsi="Helvetica" w:cs="Helvetica"/>
                    <w:color w:val="000000"/>
                    <w:sz w:val="18"/>
                    <w:szCs w:val="18"/>
                  </w:rPr>
                </w:rPrChange>
              </w:rPr>
              <w:t>-0.1259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22"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DB1A5CF"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23" w:author="Xolani Sibande" w:date="2023-11-29T09:27:00Z">
                  <w:rPr>
                    <w:sz w:val="18"/>
                    <w:szCs w:val="18"/>
                  </w:rPr>
                </w:rPrChange>
              </w:rPr>
            </w:pPr>
            <w:r w:rsidRPr="00A12FCA">
              <w:rPr>
                <w:rFonts w:eastAsia="Helvetica" w:hAnsi="Helvetica" w:cs="Helvetica"/>
                <w:color w:val="000000"/>
                <w:sz w:val="16"/>
                <w:szCs w:val="16"/>
                <w:rPrChange w:id="3824" w:author="Xolani Sibande" w:date="2023-11-29T09:27:00Z">
                  <w:rPr>
                    <w:rFonts w:eastAsia="Helvetica" w:hAnsi="Helvetica" w:cs="Helvetica"/>
                    <w:color w:val="000000"/>
                    <w:sz w:val="18"/>
                    <w:szCs w:val="18"/>
                  </w:rPr>
                </w:rPrChange>
              </w:rPr>
              <w:t>-0.1892</w:t>
            </w:r>
          </w:p>
        </w:tc>
      </w:tr>
      <w:tr w:rsidR="00370EF6" w:rsidRPr="00A12FCA" w14:paraId="34B620A5"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25"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4E46202"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826"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27"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890D505"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28"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29"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749090A"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30"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31"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7ECB7F2"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32"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33"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F59ADA8"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34" w:author="Xolani Sibande" w:date="2023-11-29T09:27:00Z">
                  <w:rPr>
                    <w:sz w:val="18"/>
                    <w:szCs w:val="18"/>
                  </w:rPr>
                </w:rPrChange>
              </w:rPr>
            </w:pPr>
            <w:r w:rsidRPr="00A12FCA">
              <w:rPr>
                <w:rFonts w:eastAsia="Helvetica" w:hAnsi="Helvetica" w:cs="Helvetica"/>
                <w:color w:val="000000"/>
                <w:sz w:val="16"/>
                <w:szCs w:val="16"/>
                <w:rPrChange w:id="3835" w:author="Xolani Sibande" w:date="2023-11-29T09:27:00Z">
                  <w:rPr>
                    <w:rFonts w:eastAsia="Helvetica" w:hAnsi="Helvetica" w:cs="Helvetica"/>
                    <w:color w:val="000000"/>
                    <w:sz w:val="18"/>
                    <w:szCs w:val="18"/>
                  </w:rPr>
                </w:rPrChange>
              </w:rPr>
              <w:t>(0.2285)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36"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E67F1DA"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37" w:author="Xolani Sibande" w:date="2023-11-29T09:27:00Z">
                  <w:rPr>
                    <w:sz w:val="18"/>
                    <w:szCs w:val="18"/>
                  </w:rPr>
                </w:rPrChange>
              </w:rPr>
            </w:pPr>
            <w:r w:rsidRPr="00A12FCA">
              <w:rPr>
                <w:rFonts w:eastAsia="Helvetica" w:hAnsi="Helvetica" w:cs="Helvetica"/>
                <w:color w:val="000000"/>
                <w:sz w:val="16"/>
                <w:szCs w:val="16"/>
                <w:rPrChange w:id="3838" w:author="Xolani Sibande" w:date="2023-11-29T09:27:00Z">
                  <w:rPr>
                    <w:rFonts w:eastAsia="Helvetica" w:hAnsi="Helvetica" w:cs="Helvetica"/>
                    <w:color w:val="000000"/>
                    <w:sz w:val="18"/>
                    <w:szCs w:val="18"/>
                  </w:rPr>
                </w:rPrChange>
              </w:rPr>
              <w:t>(0.1804)</w:t>
            </w:r>
          </w:p>
        </w:tc>
      </w:tr>
      <w:tr w:rsidR="00370EF6" w:rsidRPr="00A12FCA" w14:paraId="7EE12725"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39"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A0F3BB9"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840" w:author="Xolani Sibande" w:date="2023-11-29T09:27:00Z">
                  <w:rPr>
                    <w:sz w:val="18"/>
                    <w:szCs w:val="18"/>
                  </w:rPr>
                </w:rPrChange>
              </w:rPr>
            </w:pPr>
            <m:oMathPara>
              <m:oMath>
                <m:r>
                  <w:rPr>
                    <w:rFonts w:ascii="Cambria Math" w:hAnsi="Cambria Math"/>
                    <w:sz w:val="16"/>
                    <w:szCs w:val="16"/>
                    <w:rPrChange w:id="3841" w:author="Xolani Sibande" w:date="2023-11-29T09:27:00Z">
                      <w:rPr>
                        <w:rFonts w:ascii="Cambria Math" w:hAnsi="Cambria Math"/>
                        <w:sz w:val="18"/>
                        <w:szCs w:val="18"/>
                      </w:rPr>
                    </w:rPrChange>
                  </w:rPr>
                  <m:t>Liquidit</m:t>
                </m:r>
                <m:sSub>
                  <m:sSubPr>
                    <m:ctrlPr>
                      <w:rPr>
                        <w:rFonts w:ascii="Cambria Math" w:hAnsi="Cambria Math"/>
                        <w:sz w:val="16"/>
                        <w:szCs w:val="16"/>
                      </w:rPr>
                    </m:ctrlPr>
                  </m:sSubPr>
                  <m:e>
                    <m:r>
                      <w:rPr>
                        <w:rFonts w:ascii="Cambria Math" w:hAnsi="Cambria Math"/>
                        <w:sz w:val="16"/>
                        <w:szCs w:val="16"/>
                        <w:rPrChange w:id="3842" w:author="Xolani Sibande" w:date="2023-11-29T09:27:00Z">
                          <w:rPr>
                            <w:rFonts w:ascii="Cambria Math" w:hAnsi="Cambria Math"/>
                            <w:sz w:val="18"/>
                            <w:szCs w:val="18"/>
                          </w:rPr>
                        </w:rPrChange>
                      </w:rPr>
                      <m:t>y</m:t>
                    </m:r>
                  </m:e>
                  <m:sub>
                    <m:r>
                      <w:rPr>
                        <w:rFonts w:ascii="Cambria Math" w:hAnsi="Cambria Math"/>
                        <w:sz w:val="16"/>
                        <w:szCs w:val="16"/>
                        <w:rPrChange w:id="3843" w:author="Xolani Sibande" w:date="2023-11-29T09:27:00Z">
                          <w:rPr>
                            <w:rFonts w:ascii="Cambria Math" w:hAnsi="Cambria Math"/>
                            <w:sz w:val="18"/>
                            <w:szCs w:val="18"/>
                          </w:rPr>
                        </w:rPrChange>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44"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573039F"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45"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46"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85EB550"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47"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48"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45EB401"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49"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50"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02C3A19"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51" w:author="Xolani Sibande" w:date="2023-11-29T09:27:00Z">
                  <w:rPr>
                    <w:sz w:val="18"/>
                    <w:szCs w:val="18"/>
                  </w:rPr>
                </w:rPrChange>
              </w:rPr>
            </w:pPr>
            <w:r w:rsidRPr="00A12FCA">
              <w:rPr>
                <w:rFonts w:eastAsia="Helvetica" w:hAnsi="Helvetica" w:cs="Helvetica"/>
                <w:color w:val="000000"/>
                <w:sz w:val="16"/>
                <w:szCs w:val="16"/>
                <w:rPrChange w:id="3852" w:author="Xolani Sibande" w:date="2023-11-29T09:27:00Z">
                  <w:rPr>
                    <w:rFonts w:eastAsia="Helvetica" w:hAnsi="Helvetica" w:cs="Helvetica"/>
                    <w:color w:val="000000"/>
                    <w:sz w:val="18"/>
                    <w:szCs w:val="18"/>
                  </w:rPr>
                </w:rPrChange>
              </w:rPr>
              <w:t>-0.0738***</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53"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BBD793F"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54" w:author="Xolani Sibande" w:date="2023-11-29T09:27:00Z">
                  <w:rPr>
                    <w:sz w:val="18"/>
                    <w:szCs w:val="18"/>
                  </w:rPr>
                </w:rPrChange>
              </w:rPr>
            </w:pPr>
            <w:r w:rsidRPr="00A12FCA">
              <w:rPr>
                <w:rFonts w:eastAsia="Helvetica" w:hAnsi="Helvetica" w:cs="Helvetica"/>
                <w:color w:val="000000"/>
                <w:sz w:val="16"/>
                <w:szCs w:val="16"/>
                <w:rPrChange w:id="3855" w:author="Xolani Sibande" w:date="2023-11-29T09:27:00Z">
                  <w:rPr>
                    <w:rFonts w:eastAsia="Helvetica" w:hAnsi="Helvetica" w:cs="Helvetica"/>
                    <w:color w:val="000000"/>
                    <w:sz w:val="18"/>
                    <w:szCs w:val="18"/>
                  </w:rPr>
                </w:rPrChange>
              </w:rPr>
              <w:t>-0.0807***</w:t>
            </w:r>
          </w:p>
        </w:tc>
      </w:tr>
      <w:tr w:rsidR="00370EF6" w:rsidRPr="00A12FCA" w14:paraId="50CBC4B3" w14:textId="77777777" w:rsidTr="00CD278B">
        <w:trPr>
          <w:trHeight w:hRule="exact" w:val="340"/>
        </w:trPr>
        <w:tc>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856" w:author="Xolani Sibande" w:date="2023-11-29T09:20:00Z">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EA7BEAA"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857" w:author="Xolani Sibande" w:date="2023-11-29T09:27:00Z">
                  <w:rPr>
                    <w:sz w:val="18"/>
                    <w:szCs w:val="18"/>
                  </w:rPr>
                </w:rPrChange>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858"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44A3BED"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59" w:author="Xolani Sibande" w:date="2023-11-29T09:27:00Z">
                  <w:rPr>
                    <w:sz w:val="18"/>
                    <w:szCs w:val="18"/>
                  </w:rPr>
                </w:rPrChange>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860"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EE9C777"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61" w:author="Xolani Sibande" w:date="2023-11-29T09:27:00Z">
                  <w:rPr>
                    <w:sz w:val="18"/>
                    <w:szCs w:val="18"/>
                  </w:rPr>
                </w:rPrChange>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862"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9960E4C"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63" w:author="Xolani Sibande" w:date="2023-11-29T09:27:00Z">
                  <w:rPr>
                    <w:sz w:val="18"/>
                    <w:szCs w:val="18"/>
                  </w:rPr>
                </w:rPrChange>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864"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CAF734C"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65" w:author="Xolani Sibande" w:date="2023-11-29T09:27:00Z">
                  <w:rPr>
                    <w:sz w:val="18"/>
                    <w:szCs w:val="18"/>
                  </w:rPr>
                </w:rPrChange>
              </w:rPr>
            </w:pPr>
            <w:r w:rsidRPr="00A12FCA">
              <w:rPr>
                <w:rFonts w:eastAsia="Helvetica" w:hAnsi="Helvetica" w:cs="Helvetica"/>
                <w:color w:val="000000"/>
                <w:sz w:val="16"/>
                <w:szCs w:val="16"/>
                <w:rPrChange w:id="3866" w:author="Xolani Sibande" w:date="2023-11-29T09:27:00Z">
                  <w:rPr>
                    <w:rFonts w:eastAsia="Helvetica" w:hAnsi="Helvetica" w:cs="Helvetica"/>
                    <w:color w:val="000000"/>
                    <w:sz w:val="18"/>
                    <w:szCs w:val="18"/>
                  </w:rPr>
                </w:rPrChange>
              </w:rPr>
              <w:t>(0.0216)</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867"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1E6DD7C"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68" w:author="Xolani Sibande" w:date="2023-11-29T09:27:00Z">
                  <w:rPr>
                    <w:sz w:val="18"/>
                    <w:szCs w:val="18"/>
                  </w:rPr>
                </w:rPrChange>
              </w:rPr>
            </w:pPr>
            <w:r w:rsidRPr="00A12FCA">
              <w:rPr>
                <w:rFonts w:eastAsia="Helvetica" w:hAnsi="Helvetica" w:cs="Helvetica"/>
                <w:color w:val="000000"/>
                <w:sz w:val="16"/>
                <w:szCs w:val="16"/>
                <w:rPrChange w:id="3869" w:author="Xolani Sibande" w:date="2023-11-29T09:27:00Z">
                  <w:rPr>
                    <w:rFonts w:eastAsia="Helvetica" w:hAnsi="Helvetica" w:cs="Helvetica"/>
                    <w:color w:val="000000"/>
                    <w:sz w:val="18"/>
                    <w:szCs w:val="18"/>
                  </w:rPr>
                </w:rPrChange>
              </w:rPr>
              <w:t>(0.0223)</w:t>
            </w:r>
          </w:p>
        </w:tc>
      </w:tr>
      <w:tr w:rsidR="00370EF6" w:rsidRPr="00A12FCA" w14:paraId="39F08BF9" w14:textId="77777777" w:rsidTr="00CD278B">
        <w:trPr>
          <w:trHeight w:hRule="exact" w:val="340"/>
        </w:trPr>
        <w:tc>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70" w:author="Xolani Sibande" w:date="2023-11-29T09:20:00Z">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445DB06"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871" w:author="Xolani Sibande" w:date="2023-11-29T09:27:00Z">
                  <w:rPr>
                    <w:sz w:val="18"/>
                    <w:szCs w:val="18"/>
                  </w:rPr>
                </w:rPrChange>
              </w:rPr>
            </w:pPr>
            <w:r w:rsidRPr="00A12FCA">
              <w:rPr>
                <w:rFonts w:eastAsia="Helvetica" w:hAnsi="Helvetica" w:cs="Helvetica"/>
                <w:color w:val="000000"/>
                <w:sz w:val="16"/>
                <w:szCs w:val="16"/>
                <w:rPrChange w:id="3872" w:author="Xolani Sibande" w:date="2023-11-29T09:27:00Z">
                  <w:rPr>
                    <w:rFonts w:eastAsia="Helvetica" w:hAnsi="Helvetica" w:cs="Helvetica"/>
                    <w:color w:val="000000"/>
                    <w:sz w:val="18"/>
                    <w:szCs w:val="18"/>
                  </w:rPr>
                </w:rPrChange>
              </w:rPr>
              <w:t>Num.Obs.</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73"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6F04068"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74" w:author="Xolani Sibande" w:date="2023-11-29T09:27:00Z">
                  <w:rPr>
                    <w:sz w:val="18"/>
                    <w:szCs w:val="18"/>
                  </w:rPr>
                </w:rPrChange>
              </w:rPr>
            </w:pPr>
            <w:r w:rsidRPr="00A12FCA">
              <w:rPr>
                <w:rFonts w:eastAsia="Helvetica" w:hAnsi="Helvetica" w:cs="Helvetica"/>
                <w:color w:val="000000"/>
                <w:sz w:val="16"/>
                <w:szCs w:val="16"/>
                <w:rPrChange w:id="3875" w:author="Xolani Sibande" w:date="2023-11-29T09:27:00Z">
                  <w:rPr>
                    <w:rFonts w:eastAsia="Helvetica" w:hAnsi="Helvetica" w:cs="Helvetica"/>
                    <w:color w:val="000000"/>
                    <w:sz w:val="18"/>
                    <w:szCs w:val="18"/>
                  </w:rPr>
                </w:rPrChange>
              </w:rPr>
              <w:t>372</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76"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9E3BDB4"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77" w:author="Xolani Sibande" w:date="2023-11-29T09:27:00Z">
                  <w:rPr>
                    <w:sz w:val="18"/>
                    <w:szCs w:val="18"/>
                  </w:rPr>
                </w:rPrChange>
              </w:rPr>
            </w:pPr>
            <w:r w:rsidRPr="00A12FCA">
              <w:rPr>
                <w:rFonts w:eastAsia="Helvetica" w:hAnsi="Helvetica" w:cs="Helvetica"/>
                <w:color w:val="000000"/>
                <w:sz w:val="16"/>
                <w:szCs w:val="16"/>
                <w:rPrChange w:id="3878" w:author="Xolani Sibande" w:date="2023-11-29T09:27:00Z">
                  <w:rPr>
                    <w:rFonts w:eastAsia="Helvetica" w:hAnsi="Helvetica" w:cs="Helvetica"/>
                    <w:color w:val="000000"/>
                    <w:sz w:val="18"/>
                    <w:szCs w:val="18"/>
                  </w:rPr>
                </w:rPrChange>
              </w:rPr>
              <w:t>372</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79"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0F1A032"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80" w:author="Xolani Sibande" w:date="2023-11-29T09:27:00Z">
                  <w:rPr>
                    <w:sz w:val="18"/>
                    <w:szCs w:val="18"/>
                  </w:rPr>
                </w:rPrChange>
              </w:rPr>
            </w:pPr>
            <w:r w:rsidRPr="00A12FCA">
              <w:rPr>
                <w:rFonts w:eastAsia="Helvetica" w:hAnsi="Helvetica" w:cs="Helvetica"/>
                <w:color w:val="000000"/>
                <w:sz w:val="16"/>
                <w:szCs w:val="16"/>
                <w:rPrChange w:id="3881" w:author="Xolani Sibande" w:date="2023-11-29T09:27:00Z">
                  <w:rPr>
                    <w:rFonts w:eastAsia="Helvetica" w:hAnsi="Helvetica" w:cs="Helvetica"/>
                    <w:color w:val="000000"/>
                    <w:sz w:val="18"/>
                    <w:szCs w:val="18"/>
                  </w:rPr>
                </w:rPrChange>
              </w:rPr>
              <w:t>364</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82"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09B771B"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83" w:author="Xolani Sibande" w:date="2023-11-29T09:27:00Z">
                  <w:rPr>
                    <w:sz w:val="18"/>
                    <w:szCs w:val="18"/>
                  </w:rPr>
                </w:rPrChange>
              </w:rPr>
            </w:pPr>
            <w:r w:rsidRPr="00A12FCA">
              <w:rPr>
                <w:rFonts w:eastAsia="Helvetica" w:hAnsi="Helvetica" w:cs="Helvetica"/>
                <w:color w:val="000000"/>
                <w:sz w:val="16"/>
                <w:szCs w:val="16"/>
                <w:rPrChange w:id="3884" w:author="Xolani Sibande" w:date="2023-11-29T09:27:00Z">
                  <w:rPr>
                    <w:rFonts w:eastAsia="Helvetica" w:hAnsi="Helvetica" w:cs="Helvetica"/>
                    <w:color w:val="000000"/>
                    <w:sz w:val="18"/>
                    <w:szCs w:val="18"/>
                  </w:rPr>
                </w:rPrChange>
              </w:rPr>
              <w:t>368</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85"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7351197"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86" w:author="Xolani Sibande" w:date="2023-11-29T09:27:00Z">
                  <w:rPr>
                    <w:sz w:val="18"/>
                    <w:szCs w:val="18"/>
                  </w:rPr>
                </w:rPrChange>
              </w:rPr>
            </w:pPr>
            <w:r w:rsidRPr="00A12FCA">
              <w:rPr>
                <w:rFonts w:eastAsia="Helvetica" w:hAnsi="Helvetica" w:cs="Helvetica"/>
                <w:color w:val="000000"/>
                <w:sz w:val="16"/>
                <w:szCs w:val="16"/>
                <w:rPrChange w:id="3887" w:author="Xolani Sibande" w:date="2023-11-29T09:27:00Z">
                  <w:rPr>
                    <w:rFonts w:eastAsia="Helvetica" w:hAnsi="Helvetica" w:cs="Helvetica"/>
                    <w:color w:val="000000"/>
                    <w:sz w:val="18"/>
                    <w:szCs w:val="18"/>
                  </w:rPr>
                </w:rPrChange>
              </w:rPr>
              <w:t>360</w:t>
            </w:r>
          </w:p>
        </w:tc>
      </w:tr>
      <w:tr w:rsidR="00370EF6" w:rsidRPr="00A12FCA" w14:paraId="3CC5EF76"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88"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C36992F"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889" w:author="Xolani Sibande" w:date="2023-11-29T09:27:00Z">
                  <w:rPr>
                    <w:sz w:val="18"/>
                    <w:szCs w:val="18"/>
                  </w:rPr>
                </w:rPrChange>
              </w:rPr>
            </w:pPr>
            <w:r w:rsidRPr="00A12FCA">
              <w:rPr>
                <w:rFonts w:eastAsia="Helvetica" w:hAnsi="Helvetica" w:cs="Helvetica"/>
                <w:color w:val="000000"/>
                <w:sz w:val="16"/>
                <w:szCs w:val="16"/>
                <w:rPrChange w:id="3890" w:author="Xolani Sibande" w:date="2023-11-29T09:27:00Z">
                  <w:rPr>
                    <w:rFonts w:eastAsia="Helvetica" w:hAnsi="Helvetica" w:cs="Helvetica"/>
                    <w:color w:val="000000"/>
                    <w:sz w:val="18"/>
                    <w:szCs w:val="18"/>
                  </w:rPr>
                </w:rPrChange>
              </w:rPr>
              <w:t>Adj.R squared</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91"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59F9616"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92" w:author="Xolani Sibande" w:date="2023-11-29T09:27:00Z">
                  <w:rPr>
                    <w:sz w:val="18"/>
                    <w:szCs w:val="18"/>
                  </w:rPr>
                </w:rPrChange>
              </w:rPr>
            </w:pPr>
            <w:r w:rsidRPr="00A12FCA">
              <w:rPr>
                <w:rFonts w:eastAsia="Helvetica" w:hAnsi="Helvetica" w:cs="Helvetica"/>
                <w:color w:val="000000"/>
                <w:sz w:val="16"/>
                <w:szCs w:val="16"/>
                <w:rPrChange w:id="3893" w:author="Xolani Sibande" w:date="2023-11-29T09:27:00Z">
                  <w:rPr>
                    <w:rFonts w:eastAsia="Helvetica" w:hAnsi="Helvetica" w:cs="Helvetica"/>
                    <w:color w:val="000000"/>
                    <w:sz w:val="18"/>
                    <w:szCs w:val="18"/>
                  </w:rPr>
                </w:rPrChange>
              </w:rPr>
              <w:t>0.565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94"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64DA70E"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95" w:author="Xolani Sibande" w:date="2023-11-29T09:27:00Z">
                  <w:rPr>
                    <w:sz w:val="18"/>
                    <w:szCs w:val="18"/>
                  </w:rPr>
                </w:rPrChange>
              </w:rPr>
            </w:pPr>
            <w:r w:rsidRPr="00A12FCA">
              <w:rPr>
                <w:rFonts w:eastAsia="Helvetica" w:hAnsi="Helvetica" w:cs="Helvetica"/>
                <w:color w:val="000000"/>
                <w:sz w:val="16"/>
                <w:szCs w:val="16"/>
                <w:rPrChange w:id="3896" w:author="Xolani Sibande" w:date="2023-11-29T09:27:00Z">
                  <w:rPr>
                    <w:rFonts w:eastAsia="Helvetica" w:hAnsi="Helvetica" w:cs="Helvetica"/>
                    <w:color w:val="000000"/>
                    <w:sz w:val="18"/>
                    <w:szCs w:val="18"/>
                  </w:rPr>
                </w:rPrChange>
              </w:rPr>
              <w:t>0.564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897"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C0E8E7E"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898" w:author="Xolani Sibande" w:date="2023-11-29T09:27:00Z">
                  <w:rPr>
                    <w:sz w:val="18"/>
                    <w:szCs w:val="18"/>
                  </w:rPr>
                </w:rPrChange>
              </w:rPr>
            </w:pPr>
            <w:r w:rsidRPr="00A12FCA">
              <w:rPr>
                <w:rFonts w:eastAsia="Helvetica" w:hAnsi="Helvetica" w:cs="Helvetica"/>
                <w:color w:val="000000"/>
                <w:sz w:val="16"/>
                <w:szCs w:val="16"/>
                <w:rPrChange w:id="3899" w:author="Xolani Sibande" w:date="2023-11-29T09:27:00Z">
                  <w:rPr>
                    <w:rFonts w:eastAsia="Helvetica" w:hAnsi="Helvetica" w:cs="Helvetica"/>
                    <w:color w:val="000000"/>
                    <w:sz w:val="18"/>
                    <w:szCs w:val="18"/>
                  </w:rPr>
                </w:rPrChange>
              </w:rPr>
              <w:t>0.580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00"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57D3969"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01" w:author="Xolani Sibande" w:date="2023-11-29T09:27:00Z">
                  <w:rPr>
                    <w:sz w:val="18"/>
                    <w:szCs w:val="18"/>
                  </w:rPr>
                </w:rPrChange>
              </w:rPr>
            </w:pPr>
            <w:r w:rsidRPr="00A12FCA">
              <w:rPr>
                <w:rFonts w:eastAsia="Helvetica" w:hAnsi="Helvetica" w:cs="Helvetica"/>
                <w:color w:val="000000"/>
                <w:sz w:val="16"/>
                <w:szCs w:val="16"/>
                <w:rPrChange w:id="3902" w:author="Xolani Sibande" w:date="2023-11-29T09:27:00Z">
                  <w:rPr>
                    <w:rFonts w:eastAsia="Helvetica" w:hAnsi="Helvetica" w:cs="Helvetica"/>
                    <w:color w:val="000000"/>
                    <w:sz w:val="18"/>
                    <w:szCs w:val="18"/>
                  </w:rPr>
                </w:rPrChange>
              </w:rPr>
              <w:t>0.561</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03"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0104F7A"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04" w:author="Xolani Sibande" w:date="2023-11-29T09:27:00Z">
                  <w:rPr>
                    <w:sz w:val="18"/>
                    <w:szCs w:val="18"/>
                  </w:rPr>
                </w:rPrChange>
              </w:rPr>
            </w:pPr>
            <w:r w:rsidRPr="00A12FCA">
              <w:rPr>
                <w:rFonts w:eastAsia="Helvetica" w:hAnsi="Helvetica" w:cs="Helvetica"/>
                <w:color w:val="000000"/>
                <w:sz w:val="16"/>
                <w:szCs w:val="16"/>
                <w:rPrChange w:id="3905" w:author="Xolani Sibande" w:date="2023-11-29T09:27:00Z">
                  <w:rPr>
                    <w:rFonts w:eastAsia="Helvetica" w:hAnsi="Helvetica" w:cs="Helvetica"/>
                    <w:color w:val="000000"/>
                    <w:sz w:val="18"/>
                    <w:szCs w:val="18"/>
                  </w:rPr>
                </w:rPrChange>
              </w:rPr>
              <w:t>0.573</w:t>
            </w:r>
          </w:p>
        </w:tc>
      </w:tr>
      <w:tr w:rsidR="00370EF6" w:rsidRPr="00A12FCA" w14:paraId="6919E916" w14:textId="77777777" w:rsidTr="00CD278B">
        <w:trPr>
          <w:trHeight w:hRule="exact" w:val="340"/>
        </w:trPr>
        <w:tc>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906" w:author="Xolani Sibande" w:date="2023-11-29T09:20:00Z">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0804A53"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907" w:author="Xolani Sibande" w:date="2023-11-29T09:27:00Z">
                  <w:rPr>
                    <w:sz w:val="18"/>
                    <w:szCs w:val="18"/>
                  </w:rPr>
                </w:rPrChange>
              </w:rPr>
            </w:pPr>
            <w:r w:rsidRPr="00A12FCA">
              <w:rPr>
                <w:rFonts w:eastAsia="Helvetica" w:hAnsi="Helvetica" w:cs="Helvetica"/>
                <w:color w:val="000000"/>
                <w:sz w:val="16"/>
                <w:szCs w:val="16"/>
                <w:rPrChange w:id="3908" w:author="Xolani Sibande" w:date="2023-11-29T09:27:00Z">
                  <w:rPr>
                    <w:rFonts w:eastAsia="Helvetica" w:hAnsi="Helvetica" w:cs="Helvetica"/>
                    <w:color w:val="000000"/>
                    <w:sz w:val="18"/>
                    <w:szCs w:val="18"/>
                  </w:rPr>
                </w:rPrChange>
              </w:rPr>
              <w:t>Test of equality (p-value)</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909"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4B01E6E"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10" w:author="Xolani Sibande" w:date="2023-11-29T09:27:00Z">
                  <w:rPr>
                    <w:sz w:val="18"/>
                    <w:szCs w:val="18"/>
                  </w:rPr>
                </w:rPrChange>
              </w:rPr>
            </w:pPr>
            <w:r w:rsidRPr="00A12FCA">
              <w:rPr>
                <w:rFonts w:eastAsia="Helvetica" w:hAnsi="Helvetica" w:cs="Helvetica"/>
                <w:color w:val="000000"/>
                <w:sz w:val="16"/>
                <w:szCs w:val="16"/>
                <w:rPrChange w:id="3911" w:author="Xolani Sibande" w:date="2023-11-29T09:27:00Z">
                  <w:rPr>
                    <w:rFonts w:eastAsia="Helvetica" w:hAnsi="Helvetica" w:cs="Helvetica"/>
                    <w:color w:val="000000"/>
                    <w:sz w:val="18"/>
                    <w:szCs w:val="18"/>
                  </w:rPr>
                </w:rPrChange>
              </w:rPr>
              <w:t>0.05</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912"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38C385B"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13" w:author="Xolani Sibande" w:date="2023-11-29T09:27:00Z">
                  <w:rPr>
                    <w:sz w:val="18"/>
                    <w:szCs w:val="18"/>
                  </w:rPr>
                </w:rPrChange>
              </w:rPr>
            </w:pPr>
            <w:r w:rsidRPr="00A12FCA">
              <w:rPr>
                <w:rFonts w:eastAsia="Helvetica" w:hAnsi="Helvetica" w:cs="Helvetica"/>
                <w:color w:val="000000"/>
                <w:sz w:val="16"/>
                <w:szCs w:val="16"/>
                <w:rPrChange w:id="3914" w:author="Xolani Sibande" w:date="2023-11-29T09:27:00Z">
                  <w:rPr>
                    <w:rFonts w:eastAsia="Helvetica" w:hAnsi="Helvetica" w:cs="Helvetica"/>
                    <w:color w:val="000000"/>
                    <w:sz w:val="18"/>
                    <w:szCs w:val="18"/>
                  </w:rPr>
                </w:rPrChange>
              </w:rPr>
              <w:t>0.03</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915"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55ABF19"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16" w:author="Xolani Sibande" w:date="2023-11-29T09:27:00Z">
                  <w:rPr>
                    <w:sz w:val="18"/>
                    <w:szCs w:val="18"/>
                  </w:rPr>
                </w:rPrChange>
              </w:rPr>
            </w:pPr>
            <w:r w:rsidRPr="00A12FCA">
              <w:rPr>
                <w:rFonts w:eastAsia="Helvetica" w:hAnsi="Helvetica" w:cs="Helvetica"/>
                <w:color w:val="000000"/>
                <w:sz w:val="16"/>
                <w:szCs w:val="16"/>
                <w:rPrChange w:id="3917" w:author="Xolani Sibande" w:date="2023-11-29T09:27:00Z">
                  <w:rPr>
                    <w:rFonts w:eastAsia="Helvetica" w:hAnsi="Helvetica" w:cs="Helvetica"/>
                    <w:color w:val="000000"/>
                    <w:sz w:val="18"/>
                    <w:szCs w:val="18"/>
                  </w:rPr>
                </w:rPrChange>
              </w:rPr>
              <w:t>0.07</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918"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561D2DD"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19" w:author="Xolani Sibande" w:date="2023-11-29T09:27:00Z">
                  <w:rPr>
                    <w:sz w:val="18"/>
                    <w:szCs w:val="18"/>
                  </w:rPr>
                </w:rPrChange>
              </w:rPr>
            </w:pPr>
            <w:r w:rsidRPr="00A12FCA">
              <w:rPr>
                <w:rFonts w:eastAsia="Helvetica" w:hAnsi="Helvetica" w:cs="Helvetica"/>
                <w:color w:val="000000"/>
                <w:sz w:val="16"/>
                <w:szCs w:val="16"/>
                <w:rPrChange w:id="3920" w:author="Xolani Sibande" w:date="2023-11-29T09:27:00Z">
                  <w:rPr>
                    <w:rFonts w:eastAsia="Helvetica" w:hAnsi="Helvetica" w:cs="Helvetica"/>
                    <w:color w:val="000000"/>
                    <w:sz w:val="18"/>
                    <w:szCs w:val="18"/>
                  </w:rPr>
                </w:rPrChange>
              </w:rPr>
              <w:t>0.02</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921"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4E32548"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22" w:author="Xolani Sibande" w:date="2023-11-29T09:27:00Z">
                  <w:rPr>
                    <w:sz w:val="18"/>
                    <w:szCs w:val="18"/>
                  </w:rPr>
                </w:rPrChange>
              </w:rPr>
            </w:pPr>
            <w:r w:rsidRPr="00A12FCA">
              <w:rPr>
                <w:rFonts w:eastAsia="Helvetica" w:hAnsi="Helvetica" w:cs="Helvetica"/>
                <w:color w:val="000000"/>
                <w:sz w:val="16"/>
                <w:szCs w:val="16"/>
                <w:rPrChange w:id="3923" w:author="Xolani Sibande" w:date="2023-11-29T09:27:00Z">
                  <w:rPr>
                    <w:rFonts w:eastAsia="Helvetica" w:hAnsi="Helvetica" w:cs="Helvetica"/>
                    <w:color w:val="000000"/>
                    <w:sz w:val="18"/>
                    <w:szCs w:val="18"/>
                  </w:rPr>
                </w:rPrChange>
              </w:rPr>
              <w:t>0.22</w:t>
            </w:r>
          </w:p>
        </w:tc>
      </w:tr>
      <w:tr w:rsidR="00370EF6" w:rsidRPr="00A12FCA" w14:paraId="78732C46" w14:textId="77777777" w:rsidTr="00CD278B">
        <w:trPr>
          <w:trHeight w:hRule="exact" w:val="340"/>
        </w:trPr>
        <w:tc>
          <w:tcPr>
            <w:tcW w:w="208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924" w:author="Xolani Sibande" w:date="2023-11-29T09:20:00Z">
              <w:tcPr>
                <w:tcW w:w="208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20FD818"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925" w:author="Xolani Sibande" w:date="2023-11-29T09:27:00Z">
                  <w:rPr>
                    <w:sz w:val="18"/>
                    <w:szCs w:val="18"/>
                  </w:rPr>
                </w:rPrChange>
              </w:rPr>
            </w:pPr>
            <w:r w:rsidRPr="00A12FCA">
              <w:rPr>
                <w:rFonts w:eastAsia="Helvetica" w:hAnsi="Helvetica" w:cs="Helvetica"/>
                <w:b/>
                <w:color w:val="000000"/>
                <w:sz w:val="16"/>
                <w:szCs w:val="16"/>
                <w:rPrChange w:id="3926" w:author="Xolani Sibande" w:date="2023-11-29T09:27:00Z">
                  <w:rPr>
                    <w:rFonts w:eastAsia="Helvetica" w:hAnsi="Helvetica" w:cs="Helvetica"/>
                    <w:b/>
                    <w:color w:val="000000"/>
                    <w:sz w:val="18"/>
                    <w:szCs w:val="18"/>
                  </w:rPr>
                </w:rPrChange>
              </w:rPr>
              <w:t>Non-financial corporations mortgage credit model</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927" w:author="Xolani Sibande" w:date="2023-11-29T09:20:00Z">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54E1E829"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28" w:author="Xolani Sibande" w:date="2023-11-29T09:27:00Z">
                  <w:rPr>
                    <w:sz w:val="18"/>
                    <w:szCs w:val="18"/>
                  </w:rPr>
                </w:rPrChange>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929" w:author="Xolani Sibande" w:date="2023-11-29T09:20:00Z">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99445C2"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30" w:author="Xolani Sibande" w:date="2023-11-29T09:27:00Z">
                  <w:rPr>
                    <w:sz w:val="18"/>
                    <w:szCs w:val="18"/>
                  </w:rPr>
                </w:rPrChange>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931" w:author="Xolani Sibande" w:date="2023-11-29T09:20:00Z">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8450DA6"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32" w:author="Xolani Sibande" w:date="2023-11-29T09:27:00Z">
                  <w:rPr>
                    <w:sz w:val="18"/>
                    <w:szCs w:val="18"/>
                  </w:rPr>
                </w:rPrChange>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933" w:author="Xolani Sibande" w:date="2023-11-29T09:20:00Z">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C2981FB"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34" w:author="Xolani Sibande" w:date="2023-11-29T09:27:00Z">
                  <w:rPr>
                    <w:sz w:val="18"/>
                    <w:szCs w:val="18"/>
                  </w:rPr>
                </w:rPrChange>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3935" w:author="Xolani Sibande" w:date="2023-11-29T09:20:00Z">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F6C4A81"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36" w:author="Xolani Sibande" w:date="2023-11-29T09:27:00Z">
                  <w:rPr>
                    <w:sz w:val="18"/>
                    <w:szCs w:val="18"/>
                  </w:rPr>
                </w:rPrChange>
              </w:rPr>
            </w:pPr>
          </w:p>
        </w:tc>
      </w:tr>
      <w:tr w:rsidR="00370EF6" w:rsidRPr="00A12FCA" w14:paraId="78B95A3B" w14:textId="77777777" w:rsidTr="00CD278B">
        <w:trPr>
          <w:trHeight w:hRule="exact" w:val="340"/>
        </w:trPr>
        <w:tc>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37" w:author="Xolani Sibande" w:date="2023-11-29T09:20:00Z">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5766B8B"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938" w:author="Xolani Sibande" w:date="2023-11-29T09:27:00Z">
                  <w:rPr>
                    <w:sz w:val="18"/>
                    <w:szCs w:val="18"/>
                  </w:rPr>
                </w:rPrChange>
              </w:rPr>
            </w:pPr>
            <m:oMathPara>
              <m:oMath>
                <m:r>
                  <m:rPr>
                    <m:sty m:val="p"/>
                  </m:rPr>
                  <w:rPr>
                    <w:rFonts w:ascii="Cambria Math" w:hAnsi="Cambria Math"/>
                    <w:sz w:val="16"/>
                    <w:szCs w:val="16"/>
                    <w:rPrChange w:id="3939" w:author="Xolani Sibande" w:date="2023-11-29T09:27:00Z">
                      <w:rPr>
                        <w:rFonts w:ascii="Cambria Math" w:hAnsi="Cambria Math"/>
                        <w:sz w:val="18"/>
                        <w:szCs w:val="18"/>
                      </w:rPr>
                    </w:rPrChange>
                  </w:rPr>
                  <m:t>Δ</m:t>
                </m:r>
                <m:r>
                  <w:rPr>
                    <w:rFonts w:ascii="Cambria Math" w:hAnsi="Cambria Math"/>
                    <w:sz w:val="16"/>
                    <w:szCs w:val="16"/>
                    <w:rPrChange w:id="3940" w:author="Xolani Sibande" w:date="2023-11-29T09:27: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3941" w:author="Xolani Sibande" w:date="2023-11-29T09:27:00Z">
                          <w:rPr>
                            <w:rFonts w:ascii="Cambria Math" w:hAnsi="Cambria Math"/>
                            <w:sz w:val="18"/>
                            <w:szCs w:val="18"/>
                          </w:rPr>
                        </w:rPrChange>
                      </w:rPr>
                      <m:t>R</m:t>
                    </m:r>
                  </m:e>
                  <m:sub>
                    <m:r>
                      <w:rPr>
                        <w:rFonts w:ascii="Cambria Math" w:hAnsi="Cambria Math"/>
                        <w:sz w:val="16"/>
                        <w:szCs w:val="16"/>
                        <w:rPrChange w:id="3942" w:author="Xolani Sibande" w:date="2023-11-29T09:27:00Z">
                          <w:rPr>
                            <w:rFonts w:ascii="Cambria Math" w:hAnsi="Cambria Math"/>
                            <w:sz w:val="18"/>
                            <w:szCs w:val="18"/>
                          </w:rPr>
                        </w:rPrChange>
                      </w:rPr>
                      <m:t>t,t-1</m:t>
                    </m:r>
                  </m:sub>
                </m:sSub>
              </m:oMath>
            </m:oMathPara>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43"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B08A5E9"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44" w:author="Xolani Sibande" w:date="2023-11-29T09:27:00Z">
                  <w:rPr>
                    <w:sz w:val="18"/>
                    <w:szCs w:val="18"/>
                  </w:rPr>
                </w:rPrChange>
              </w:rPr>
            </w:pPr>
            <w:r w:rsidRPr="00A12FCA">
              <w:rPr>
                <w:rFonts w:eastAsia="Helvetica" w:hAnsi="Helvetica" w:cs="Helvetica"/>
                <w:color w:val="000000"/>
                <w:sz w:val="16"/>
                <w:szCs w:val="16"/>
                <w:rPrChange w:id="3945" w:author="Xolani Sibande" w:date="2023-11-29T09:27:00Z">
                  <w:rPr>
                    <w:rFonts w:eastAsia="Helvetica" w:hAnsi="Helvetica" w:cs="Helvetica"/>
                    <w:color w:val="000000"/>
                    <w:sz w:val="18"/>
                    <w:szCs w:val="18"/>
                  </w:rPr>
                </w:rPrChange>
              </w:rPr>
              <w:t>0.0027</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46"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5D1C391"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47" w:author="Xolani Sibande" w:date="2023-11-29T09:27:00Z">
                  <w:rPr>
                    <w:sz w:val="18"/>
                    <w:szCs w:val="18"/>
                  </w:rPr>
                </w:rPrChange>
              </w:rPr>
            </w:pPr>
            <w:r w:rsidRPr="00A12FCA">
              <w:rPr>
                <w:rFonts w:eastAsia="Helvetica" w:hAnsi="Helvetica" w:cs="Helvetica"/>
                <w:color w:val="000000"/>
                <w:sz w:val="16"/>
                <w:szCs w:val="16"/>
                <w:rPrChange w:id="3948" w:author="Xolani Sibande" w:date="2023-11-29T09:27:00Z">
                  <w:rPr>
                    <w:rFonts w:eastAsia="Helvetica" w:hAnsi="Helvetica" w:cs="Helvetica"/>
                    <w:color w:val="000000"/>
                    <w:sz w:val="18"/>
                    <w:szCs w:val="18"/>
                  </w:rPr>
                </w:rPrChange>
              </w:rPr>
              <w:t>0.0025</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49"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B488F69"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50" w:author="Xolani Sibande" w:date="2023-11-29T09:27:00Z">
                  <w:rPr>
                    <w:sz w:val="18"/>
                    <w:szCs w:val="18"/>
                  </w:rPr>
                </w:rPrChange>
              </w:rPr>
            </w:pPr>
            <w:r w:rsidRPr="00A12FCA">
              <w:rPr>
                <w:rFonts w:eastAsia="Helvetica" w:hAnsi="Helvetica" w:cs="Helvetica"/>
                <w:color w:val="000000"/>
                <w:sz w:val="16"/>
                <w:szCs w:val="16"/>
                <w:rPrChange w:id="3951" w:author="Xolani Sibande" w:date="2023-11-29T09:27:00Z">
                  <w:rPr>
                    <w:rFonts w:eastAsia="Helvetica" w:hAnsi="Helvetica" w:cs="Helvetica"/>
                    <w:color w:val="000000"/>
                    <w:sz w:val="18"/>
                    <w:szCs w:val="18"/>
                  </w:rPr>
                </w:rPrChange>
              </w:rPr>
              <w:t>0.0015</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52"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9B25AD3"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53" w:author="Xolani Sibande" w:date="2023-11-29T09:27:00Z">
                  <w:rPr>
                    <w:sz w:val="18"/>
                    <w:szCs w:val="18"/>
                  </w:rPr>
                </w:rPrChange>
              </w:rPr>
            </w:pPr>
            <w:r w:rsidRPr="00A12FCA">
              <w:rPr>
                <w:rFonts w:eastAsia="Helvetica" w:hAnsi="Helvetica" w:cs="Helvetica"/>
                <w:color w:val="000000"/>
                <w:sz w:val="16"/>
                <w:szCs w:val="16"/>
                <w:rPrChange w:id="3954" w:author="Xolani Sibande" w:date="2023-11-29T09:27:00Z">
                  <w:rPr>
                    <w:rFonts w:eastAsia="Helvetica" w:hAnsi="Helvetica" w:cs="Helvetica"/>
                    <w:color w:val="000000"/>
                    <w:sz w:val="18"/>
                    <w:szCs w:val="18"/>
                  </w:rPr>
                </w:rPrChange>
              </w:rPr>
              <w:t>0.0006</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55"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A534CE2"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56" w:author="Xolani Sibande" w:date="2023-11-29T09:27:00Z">
                  <w:rPr>
                    <w:sz w:val="18"/>
                    <w:szCs w:val="18"/>
                  </w:rPr>
                </w:rPrChange>
              </w:rPr>
            </w:pPr>
            <w:r w:rsidRPr="00A12FCA">
              <w:rPr>
                <w:rFonts w:eastAsia="Helvetica" w:hAnsi="Helvetica" w:cs="Helvetica"/>
                <w:color w:val="000000"/>
                <w:sz w:val="16"/>
                <w:szCs w:val="16"/>
                <w:rPrChange w:id="3957" w:author="Xolani Sibande" w:date="2023-11-29T09:27:00Z">
                  <w:rPr>
                    <w:rFonts w:eastAsia="Helvetica" w:hAnsi="Helvetica" w:cs="Helvetica"/>
                    <w:color w:val="000000"/>
                    <w:sz w:val="18"/>
                    <w:szCs w:val="18"/>
                  </w:rPr>
                </w:rPrChange>
              </w:rPr>
              <w:t>0.0006</w:t>
            </w:r>
          </w:p>
        </w:tc>
      </w:tr>
      <w:tr w:rsidR="00370EF6" w:rsidRPr="00A12FCA" w14:paraId="3F69DA1A"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58"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9C78B5B"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959"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60"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73A210F"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61" w:author="Xolani Sibande" w:date="2023-11-29T09:27:00Z">
                  <w:rPr>
                    <w:sz w:val="18"/>
                    <w:szCs w:val="18"/>
                  </w:rPr>
                </w:rPrChange>
              </w:rPr>
            </w:pPr>
            <w:r w:rsidRPr="00A12FCA">
              <w:rPr>
                <w:rFonts w:eastAsia="Helvetica" w:hAnsi="Helvetica" w:cs="Helvetica"/>
                <w:color w:val="000000"/>
                <w:sz w:val="16"/>
                <w:szCs w:val="16"/>
                <w:rPrChange w:id="3962" w:author="Xolani Sibande" w:date="2023-11-29T09:27:00Z">
                  <w:rPr>
                    <w:rFonts w:eastAsia="Helvetica" w:hAnsi="Helvetica" w:cs="Helvetica"/>
                    <w:color w:val="000000"/>
                    <w:sz w:val="18"/>
                    <w:szCs w:val="18"/>
                  </w:rPr>
                </w:rPrChange>
              </w:rPr>
              <w:t>(0.0113)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63"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C133829"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64" w:author="Xolani Sibande" w:date="2023-11-29T09:27:00Z">
                  <w:rPr>
                    <w:sz w:val="18"/>
                    <w:szCs w:val="18"/>
                  </w:rPr>
                </w:rPrChange>
              </w:rPr>
            </w:pPr>
            <w:r w:rsidRPr="00A12FCA">
              <w:rPr>
                <w:rFonts w:eastAsia="Helvetica" w:hAnsi="Helvetica" w:cs="Helvetica"/>
                <w:color w:val="000000"/>
                <w:sz w:val="16"/>
                <w:szCs w:val="16"/>
                <w:rPrChange w:id="3965" w:author="Xolani Sibande" w:date="2023-11-29T09:27:00Z">
                  <w:rPr>
                    <w:rFonts w:eastAsia="Helvetica" w:hAnsi="Helvetica" w:cs="Helvetica"/>
                    <w:color w:val="000000"/>
                    <w:sz w:val="18"/>
                    <w:szCs w:val="18"/>
                  </w:rPr>
                </w:rPrChange>
              </w:rPr>
              <w:t>(0.0117)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66"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85E2C2C"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67" w:author="Xolani Sibande" w:date="2023-11-29T09:27:00Z">
                  <w:rPr>
                    <w:sz w:val="18"/>
                    <w:szCs w:val="18"/>
                  </w:rPr>
                </w:rPrChange>
              </w:rPr>
            </w:pPr>
            <w:r w:rsidRPr="00A12FCA">
              <w:rPr>
                <w:rFonts w:eastAsia="Helvetica" w:hAnsi="Helvetica" w:cs="Helvetica"/>
                <w:color w:val="000000"/>
                <w:sz w:val="16"/>
                <w:szCs w:val="16"/>
                <w:rPrChange w:id="3968" w:author="Xolani Sibande" w:date="2023-11-29T09:27:00Z">
                  <w:rPr>
                    <w:rFonts w:eastAsia="Helvetica" w:hAnsi="Helvetica" w:cs="Helvetica"/>
                    <w:color w:val="000000"/>
                    <w:sz w:val="18"/>
                    <w:szCs w:val="18"/>
                  </w:rPr>
                </w:rPrChange>
              </w:rPr>
              <w:t>(0.0112)</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69"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FD1856D"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70" w:author="Xolani Sibande" w:date="2023-11-29T09:27:00Z">
                  <w:rPr>
                    <w:sz w:val="18"/>
                    <w:szCs w:val="18"/>
                  </w:rPr>
                </w:rPrChange>
              </w:rPr>
            </w:pPr>
            <w:r w:rsidRPr="00A12FCA">
              <w:rPr>
                <w:rFonts w:eastAsia="Helvetica" w:hAnsi="Helvetica" w:cs="Helvetica"/>
                <w:color w:val="000000"/>
                <w:sz w:val="16"/>
                <w:szCs w:val="16"/>
                <w:rPrChange w:id="3971" w:author="Xolani Sibande" w:date="2023-11-29T09:27:00Z">
                  <w:rPr>
                    <w:rFonts w:eastAsia="Helvetica" w:hAnsi="Helvetica" w:cs="Helvetica"/>
                    <w:color w:val="000000"/>
                    <w:sz w:val="18"/>
                    <w:szCs w:val="18"/>
                  </w:rPr>
                </w:rPrChange>
              </w:rPr>
              <w:t>(0.0113)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72"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3F88097"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73" w:author="Xolani Sibande" w:date="2023-11-29T09:27:00Z">
                  <w:rPr>
                    <w:sz w:val="18"/>
                    <w:szCs w:val="18"/>
                  </w:rPr>
                </w:rPrChange>
              </w:rPr>
            </w:pPr>
            <w:r w:rsidRPr="00A12FCA">
              <w:rPr>
                <w:rFonts w:eastAsia="Helvetica" w:hAnsi="Helvetica" w:cs="Helvetica"/>
                <w:color w:val="000000"/>
                <w:sz w:val="16"/>
                <w:szCs w:val="16"/>
                <w:rPrChange w:id="3974" w:author="Xolani Sibande" w:date="2023-11-29T09:27:00Z">
                  <w:rPr>
                    <w:rFonts w:eastAsia="Helvetica" w:hAnsi="Helvetica" w:cs="Helvetica"/>
                    <w:color w:val="000000"/>
                    <w:sz w:val="18"/>
                    <w:szCs w:val="18"/>
                  </w:rPr>
                </w:rPrChange>
              </w:rPr>
              <w:t>(0.0108)</w:t>
            </w:r>
          </w:p>
        </w:tc>
      </w:tr>
      <w:tr w:rsidR="00370EF6" w:rsidRPr="00A12FCA" w14:paraId="79711FCD"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75"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AE0E897"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976" w:author="Xolani Sibande" w:date="2023-11-29T09:27:00Z">
                  <w:rPr>
                    <w:sz w:val="18"/>
                    <w:szCs w:val="18"/>
                  </w:rPr>
                </w:rPrChange>
              </w:rPr>
            </w:pPr>
            <m:oMathPara>
              <m:oMath>
                <m:r>
                  <m:rPr>
                    <m:sty m:val="p"/>
                  </m:rPr>
                  <w:rPr>
                    <w:rFonts w:ascii="Cambria Math" w:hAnsi="Cambria Math"/>
                    <w:sz w:val="16"/>
                    <w:szCs w:val="16"/>
                    <w:rPrChange w:id="3977" w:author="Xolani Sibande" w:date="2023-11-29T09:27:00Z">
                      <w:rPr>
                        <w:rFonts w:ascii="Cambria Math" w:hAnsi="Cambria Math"/>
                        <w:sz w:val="18"/>
                        <w:szCs w:val="18"/>
                      </w:rPr>
                    </w:rPrChange>
                  </w:rPr>
                  <m:t>Δ</m:t>
                </m:r>
                <m:r>
                  <w:rPr>
                    <w:rFonts w:ascii="Cambria Math" w:hAnsi="Cambria Math"/>
                    <w:sz w:val="16"/>
                    <w:szCs w:val="16"/>
                    <w:rPrChange w:id="3978" w:author="Xolani Sibande" w:date="2023-11-29T09:27:00Z">
                      <w:rPr>
                        <w:rFonts w:ascii="Cambria Math" w:hAnsi="Cambria Math"/>
                        <w:sz w:val="18"/>
                        <w:szCs w:val="18"/>
                      </w:rPr>
                    </w:rPrChange>
                  </w:rPr>
                  <m:t>K</m:t>
                </m:r>
                <m:sSub>
                  <m:sSubPr>
                    <m:ctrlPr>
                      <w:rPr>
                        <w:rFonts w:ascii="Cambria Math" w:hAnsi="Cambria Math"/>
                        <w:sz w:val="16"/>
                        <w:szCs w:val="16"/>
                      </w:rPr>
                    </m:ctrlPr>
                  </m:sSubPr>
                  <m:e>
                    <m:r>
                      <w:rPr>
                        <w:rFonts w:ascii="Cambria Math" w:hAnsi="Cambria Math"/>
                        <w:sz w:val="16"/>
                        <w:szCs w:val="16"/>
                        <w:rPrChange w:id="3979" w:author="Xolani Sibande" w:date="2023-11-29T09:27:00Z">
                          <w:rPr>
                            <w:rFonts w:ascii="Cambria Math" w:hAnsi="Cambria Math"/>
                            <w:sz w:val="18"/>
                            <w:szCs w:val="18"/>
                          </w:rPr>
                        </w:rPrChange>
                      </w:rPr>
                      <m:t>S</m:t>
                    </m:r>
                  </m:e>
                  <m:sub>
                    <m:r>
                      <w:rPr>
                        <w:rFonts w:ascii="Cambria Math" w:hAnsi="Cambria Math"/>
                        <w:sz w:val="16"/>
                        <w:szCs w:val="16"/>
                        <w:rPrChange w:id="3980" w:author="Xolani Sibande" w:date="2023-11-29T09:27:00Z">
                          <w:rPr>
                            <w:rFonts w:ascii="Cambria Math" w:hAnsi="Cambria Math"/>
                            <w:sz w:val="18"/>
                            <w:szCs w:val="18"/>
                          </w:rPr>
                        </w:rPrChange>
                      </w:rPr>
                      <m:t>t,t-1</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81"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147DE33"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82"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83"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D23E8E0"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84" w:author="Xolani Sibande" w:date="2023-11-29T09:27:00Z">
                  <w:rPr>
                    <w:sz w:val="18"/>
                    <w:szCs w:val="18"/>
                  </w:rPr>
                </w:rPrChange>
              </w:rPr>
            </w:pPr>
            <w:r w:rsidRPr="00A12FCA">
              <w:rPr>
                <w:rFonts w:eastAsia="Helvetica" w:hAnsi="Helvetica" w:cs="Helvetica"/>
                <w:color w:val="000000"/>
                <w:sz w:val="16"/>
                <w:szCs w:val="16"/>
                <w:rPrChange w:id="3985" w:author="Xolani Sibande" w:date="2023-11-29T09:27:00Z">
                  <w:rPr>
                    <w:rFonts w:eastAsia="Helvetica" w:hAnsi="Helvetica" w:cs="Helvetica"/>
                    <w:color w:val="000000"/>
                    <w:sz w:val="18"/>
                    <w:szCs w:val="18"/>
                  </w:rPr>
                </w:rPrChange>
              </w:rPr>
              <w:t>-0.1010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86"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5A9A282"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87" w:author="Xolani Sibande" w:date="2023-11-29T09:27:00Z">
                  <w:rPr>
                    <w:sz w:val="18"/>
                    <w:szCs w:val="18"/>
                  </w:rPr>
                </w:rPrChange>
              </w:rPr>
            </w:pPr>
            <w:r w:rsidRPr="00A12FCA">
              <w:rPr>
                <w:rFonts w:eastAsia="Helvetica" w:hAnsi="Helvetica" w:cs="Helvetica"/>
                <w:color w:val="000000"/>
                <w:sz w:val="16"/>
                <w:szCs w:val="16"/>
                <w:rPrChange w:id="3988" w:author="Xolani Sibande" w:date="2023-11-29T09:27:00Z">
                  <w:rPr>
                    <w:rFonts w:eastAsia="Helvetica" w:hAnsi="Helvetica" w:cs="Helvetica"/>
                    <w:color w:val="000000"/>
                    <w:sz w:val="18"/>
                    <w:szCs w:val="18"/>
                  </w:rPr>
                </w:rPrChange>
              </w:rPr>
              <w:t>-0.1307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89"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7CC1EF4"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90" w:author="Xolani Sibande" w:date="2023-11-29T09:27:00Z">
                  <w:rPr>
                    <w:sz w:val="18"/>
                    <w:szCs w:val="18"/>
                  </w:rPr>
                </w:rPrChange>
              </w:rPr>
            </w:pPr>
            <w:r w:rsidRPr="00A12FCA">
              <w:rPr>
                <w:rFonts w:eastAsia="Helvetica" w:hAnsi="Helvetica" w:cs="Helvetica"/>
                <w:color w:val="000000"/>
                <w:sz w:val="16"/>
                <w:szCs w:val="16"/>
                <w:rPrChange w:id="3991" w:author="Xolani Sibande" w:date="2023-11-29T09:27:00Z">
                  <w:rPr>
                    <w:rFonts w:eastAsia="Helvetica" w:hAnsi="Helvetica" w:cs="Helvetica"/>
                    <w:color w:val="000000"/>
                    <w:sz w:val="18"/>
                    <w:szCs w:val="18"/>
                  </w:rPr>
                </w:rPrChange>
              </w:rPr>
              <w:t>-0.1236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92"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CCC6CA6"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93" w:author="Xolani Sibande" w:date="2023-11-29T09:27:00Z">
                  <w:rPr>
                    <w:sz w:val="18"/>
                    <w:szCs w:val="18"/>
                  </w:rPr>
                </w:rPrChange>
              </w:rPr>
            </w:pPr>
            <w:r w:rsidRPr="00A12FCA">
              <w:rPr>
                <w:rFonts w:eastAsia="Helvetica" w:hAnsi="Helvetica" w:cs="Helvetica"/>
                <w:color w:val="000000"/>
                <w:sz w:val="16"/>
                <w:szCs w:val="16"/>
                <w:rPrChange w:id="3994" w:author="Xolani Sibande" w:date="2023-11-29T09:27:00Z">
                  <w:rPr>
                    <w:rFonts w:eastAsia="Helvetica" w:hAnsi="Helvetica" w:cs="Helvetica"/>
                    <w:color w:val="000000"/>
                    <w:sz w:val="18"/>
                    <w:szCs w:val="18"/>
                  </w:rPr>
                </w:rPrChange>
              </w:rPr>
              <w:t>-0.1566</w:t>
            </w:r>
          </w:p>
        </w:tc>
      </w:tr>
      <w:tr w:rsidR="00370EF6" w:rsidRPr="00A12FCA" w14:paraId="7BC8FE26"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95"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3DDF349"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3996"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97"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4CAFC13"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3998"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3999"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A356CD3"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00" w:author="Xolani Sibande" w:date="2023-11-29T09:27:00Z">
                  <w:rPr>
                    <w:sz w:val="18"/>
                    <w:szCs w:val="18"/>
                  </w:rPr>
                </w:rPrChange>
              </w:rPr>
            </w:pPr>
            <w:r w:rsidRPr="00A12FCA">
              <w:rPr>
                <w:rFonts w:eastAsia="Helvetica" w:hAnsi="Helvetica" w:cs="Helvetica"/>
                <w:color w:val="000000"/>
                <w:sz w:val="16"/>
                <w:szCs w:val="16"/>
                <w:rPrChange w:id="4001" w:author="Xolani Sibande" w:date="2023-11-29T09:27:00Z">
                  <w:rPr>
                    <w:rFonts w:eastAsia="Helvetica" w:hAnsi="Helvetica" w:cs="Helvetica"/>
                    <w:color w:val="000000"/>
                    <w:sz w:val="18"/>
                    <w:szCs w:val="18"/>
                  </w:rPr>
                </w:rPrChange>
              </w:rPr>
              <w:t>(0.3393)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02"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E9CA14F"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03" w:author="Xolani Sibande" w:date="2023-11-29T09:27:00Z">
                  <w:rPr>
                    <w:sz w:val="18"/>
                    <w:szCs w:val="18"/>
                  </w:rPr>
                </w:rPrChange>
              </w:rPr>
            </w:pPr>
            <w:r w:rsidRPr="00A12FCA">
              <w:rPr>
                <w:rFonts w:eastAsia="Helvetica" w:hAnsi="Helvetica" w:cs="Helvetica"/>
                <w:color w:val="000000"/>
                <w:sz w:val="16"/>
                <w:szCs w:val="16"/>
                <w:rPrChange w:id="4004" w:author="Xolani Sibande" w:date="2023-11-29T09:27:00Z">
                  <w:rPr>
                    <w:rFonts w:eastAsia="Helvetica" w:hAnsi="Helvetica" w:cs="Helvetica"/>
                    <w:color w:val="000000"/>
                    <w:sz w:val="18"/>
                    <w:szCs w:val="18"/>
                  </w:rPr>
                </w:rPrChange>
              </w:rPr>
              <w:t>(0.3985)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05"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9E5388E"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06" w:author="Xolani Sibande" w:date="2023-11-29T09:27:00Z">
                  <w:rPr>
                    <w:sz w:val="18"/>
                    <w:szCs w:val="18"/>
                  </w:rPr>
                </w:rPrChange>
              </w:rPr>
            </w:pPr>
            <w:r w:rsidRPr="00A12FCA">
              <w:rPr>
                <w:rFonts w:eastAsia="Helvetica" w:hAnsi="Helvetica" w:cs="Helvetica"/>
                <w:color w:val="000000"/>
                <w:sz w:val="16"/>
                <w:szCs w:val="16"/>
                <w:rPrChange w:id="4007" w:author="Xolani Sibande" w:date="2023-11-29T09:27:00Z">
                  <w:rPr>
                    <w:rFonts w:eastAsia="Helvetica" w:hAnsi="Helvetica" w:cs="Helvetica"/>
                    <w:color w:val="000000"/>
                    <w:sz w:val="18"/>
                    <w:szCs w:val="18"/>
                  </w:rPr>
                </w:rPrChange>
              </w:rPr>
              <w:t>(0.3404)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08"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9B765CC"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09" w:author="Xolani Sibande" w:date="2023-11-29T09:27:00Z">
                  <w:rPr>
                    <w:sz w:val="18"/>
                    <w:szCs w:val="18"/>
                  </w:rPr>
                </w:rPrChange>
              </w:rPr>
            </w:pPr>
            <w:r w:rsidRPr="00A12FCA">
              <w:rPr>
                <w:rFonts w:eastAsia="Helvetica" w:hAnsi="Helvetica" w:cs="Helvetica"/>
                <w:color w:val="000000"/>
                <w:sz w:val="16"/>
                <w:szCs w:val="16"/>
                <w:rPrChange w:id="4010" w:author="Xolani Sibande" w:date="2023-11-29T09:27:00Z">
                  <w:rPr>
                    <w:rFonts w:eastAsia="Helvetica" w:hAnsi="Helvetica" w:cs="Helvetica"/>
                    <w:color w:val="000000"/>
                    <w:sz w:val="18"/>
                    <w:szCs w:val="18"/>
                  </w:rPr>
                </w:rPrChange>
              </w:rPr>
              <w:t>(0.3608)</w:t>
            </w:r>
          </w:p>
        </w:tc>
      </w:tr>
      <w:tr w:rsidR="00370EF6" w:rsidRPr="00A12FCA" w14:paraId="3C1A2DDA"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11"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8CAFD1A"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4012" w:author="Xolani Sibande" w:date="2023-11-29T09:27:00Z">
                  <w:rPr>
                    <w:sz w:val="18"/>
                    <w:szCs w:val="18"/>
                  </w:rPr>
                </w:rPrChange>
              </w:rPr>
            </w:pPr>
            <m:oMathPara>
              <m:oMath>
                <m:r>
                  <m:rPr>
                    <m:sty m:val="p"/>
                  </m:rPr>
                  <w:rPr>
                    <w:rFonts w:ascii="Cambria Math" w:hAnsi="Cambria Math"/>
                    <w:sz w:val="16"/>
                    <w:szCs w:val="16"/>
                    <w:rPrChange w:id="4013" w:author="Xolani Sibande" w:date="2023-11-29T09:27:00Z">
                      <w:rPr>
                        <w:rFonts w:ascii="Cambria Math" w:hAnsi="Cambria Math"/>
                        <w:sz w:val="18"/>
                        <w:szCs w:val="18"/>
                      </w:rPr>
                    </w:rPrChange>
                  </w:rPr>
                  <m:t>Δ</m:t>
                </m:r>
                <m:r>
                  <w:rPr>
                    <w:rFonts w:ascii="Cambria Math" w:hAnsi="Cambria Math"/>
                    <w:sz w:val="16"/>
                    <w:szCs w:val="16"/>
                    <w:rPrChange w:id="4014" w:author="Xolani Sibande" w:date="2023-11-29T09:27:00Z">
                      <w:rPr>
                        <w:rFonts w:ascii="Cambria Math" w:hAnsi="Cambria Math"/>
                        <w:sz w:val="18"/>
                        <w:szCs w:val="18"/>
                      </w:rPr>
                    </w:rPrChange>
                  </w:rPr>
                  <m:t>Deman</m:t>
                </m:r>
                <m:sSub>
                  <m:sSubPr>
                    <m:ctrlPr>
                      <w:rPr>
                        <w:rFonts w:ascii="Cambria Math" w:hAnsi="Cambria Math"/>
                        <w:sz w:val="16"/>
                        <w:szCs w:val="16"/>
                      </w:rPr>
                    </m:ctrlPr>
                  </m:sSubPr>
                  <m:e>
                    <m:r>
                      <w:rPr>
                        <w:rFonts w:ascii="Cambria Math" w:hAnsi="Cambria Math"/>
                        <w:sz w:val="16"/>
                        <w:szCs w:val="16"/>
                        <w:rPrChange w:id="4015" w:author="Xolani Sibande" w:date="2023-11-29T09:27:00Z">
                          <w:rPr>
                            <w:rFonts w:ascii="Cambria Math" w:hAnsi="Cambria Math"/>
                            <w:sz w:val="18"/>
                            <w:szCs w:val="18"/>
                          </w:rPr>
                        </w:rPrChange>
                      </w:rPr>
                      <m:t>d</m:t>
                    </m:r>
                  </m:e>
                  <m:sub>
                    <m:r>
                      <w:rPr>
                        <w:rFonts w:ascii="Cambria Math" w:hAnsi="Cambria Math"/>
                        <w:sz w:val="16"/>
                        <w:szCs w:val="16"/>
                        <w:rPrChange w:id="4016" w:author="Xolani Sibande" w:date="2023-11-29T09:27:00Z">
                          <w:rPr>
                            <w:rFonts w:ascii="Cambria Math" w:hAnsi="Cambria Math"/>
                            <w:sz w:val="18"/>
                            <w:szCs w:val="18"/>
                          </w:rPr>
                        </w:rPrChange>
                      </w:rPr>
                      <m:t>t,t-1</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17"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E5CADAE"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18"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19"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47FC0E1"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20"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21"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4175B51"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22" w:author="Xolani Sibande" w:date="2023-11-29T09:27:00Z">
                  <w:rPr>
                    <w:sz w:val="18"/>
                    <w:szCs w:val="18"/>
                  </w:rPr>
                </w:rPrChange>
              </w:rPr>
            </w:pPr>
            <w:r w:rsidRPr="00A12FCA">
              <w:rPr>
                <w:rFonts w:eastAsia="Helvetica" w:hAnsi="Helvetica" w:cs="Helvetica"/>
                <w:color w:val="000000"/>
                <w:sz w:val="16"/>
                <w:szCs w:val="16"/>
                <w:rPrChange w:id="4023" w:author="Xolani Sibande" w:date="2023-11-29T09:27:00Z">
                  <w:rPr>
                    <w:rFonts w:eastAsia="Helvetica" w:hAnsi="Helvetica" w:cs="Helvetica"/>
                    <w:color w:val="000000"/>
                    <w:sz w:val="18"/>
                    <w:szCs w:val="18"/>
                  </w:rPr>
                </w:rPrChange>
              </w:rPr>
              <w:t>0.0037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24"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F171BA0"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25"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26"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48BA3DD"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27" w:author="Xolani Sibande" w:date="2023-11-29T09:27:00Z">
                  <w:rPr>
                    <w:sz w:val="18"/>
                    <w:szCs w:val="18"/>
                  </w:rPr>
                </w:rPrChange>
              </w:rPr>
            </w:pPr>
            <w:r w:rsidRPr="00A12FCA">
              <w:rPr>
                <w:rFonts w:eastAsia="Helvetica" w:hAnsi="Helvetica" w:cs="Helvetica"/>
                <w:color w:val="000000"/>
                <w:sz w:val="16"/>
                <w:szCs w:val="16"/>
                <w:rPrChange w:id="4028" w:author="Xolani Sibande" w:date="2023-11-29T09:27:00Z">
                  <w:rPr>
                    <w:rFonts w:eastAsia="Helvetica" w:hAnsi="Helvetica" w:cs="Helvetica"/>
                    <w:color w:val="000000"/>
                    <w:sz w:val="18"/>
                    <w:szCs w:val="18"/>
                  </w:rPr>
                </w:rPrChange>
              </w:rPr>
              <w:t>-0.0007</w:t>
            </w:r>
          </w:p>
        </w:tc>
      </w:tr>
      <w:tr w:rsidR="00370EF6" w:rsidRPr="00A12FCA" w14:paraId="10966F57"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29"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35DD27F"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4030"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31"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16124DB"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32"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33"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6CFD3C8"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34"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35"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DFC5A8D"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36" w:author="Xolani Sibande" w:date="2023-11-29T09:27:00Z">
                  <w:rPr>
                    <w:sz w:val="18"/>
                    <w:szCs w:val="18"/>
                  </w:rPr>
                </w:rPrChange>
              </w:rPr>
            </w:pPr>
            <w:r w:rsidRPr="00A12FCA">
              <w:rPr>
                <w:rFonts w:eastAsia="Helvetica" w:hAnsi="Helvetica" w:cs="Helvetica"/>
                <w:color w:val="000000"/>
                <w:sz w:val="16"/>
                <w:szCs w:val="16"/>
                <w:rPrChange w:id="4037" w:author="Xolani Sibande" w:date="2023-11-29T09:27:00Z">
                  <w:rPr>
                    <w:rFonts w:eastAsia="Helvetica" w:hAnsi="Helvetica" w:cs="Helvetica"/>
                    <w:color w:val="000000"/>
                    <w:sz w:val="18"/>
                    <w:szCs w:val="18"/>
                  </w:rPr>
                </w:rPrChange>
              </w:rPr>
              <w:t>(0.0057)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38"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52AA439"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39"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40"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FEADFBF"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41" w:author="Xolani Sibande" w:date="2023-11-29T09:27:00Z">
                  <w:rPr>
                    <w:sz w:val="18"/>
                    <w:szCs w:val="18"/>
                  </w:rPr>
                </w:rPrChange>
              </w:rPr>
            </w:pPr>
            <w:r w:rsidRPr="00A12FCA">
              <w:rPr>
                <w:rFonts w:eastAsia="Helvetica" w:hAnsi="Helvetica" w:cs="Helvetica"/>
                <w:color w:val="000000"/>
                <w:sz w:val="16"/>
                <w:szCs w:val="16"/>
                <w:rPrChange w:id="4042" w:author="Xolani Sibande" w:date="2023-11-29T09:27:00Z">
                  <w:rPr>
                    <w:rFonts w:eastAsia="Helvetica" w:hAnsi="Helvetica" w:cs="Helvetica"/>
                    <w:color w:val="000000"/>
                    <w:sz w:val="18"/>
                    <w:szCs w:val="18"/>
                  </w:rPr>
                </w:rPrChange>
              </w:rPr>
              <w:t>(0.0034)</w:t>
            </w:r>
          </w:p>
        </w:tc>
      </w:tr>
      <w:tr w:rsidR="00370EF6" w:rsidRPr="00A12FCA" w14:paraId="25B6ECC3"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43"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63A24FC"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4044" w:author="Xolani Sibande" w:date="2023-11-29T09:27:00Z">
                  <w:rPr>
                    <w:sz w:val="18"/>
                    <w:szCs w:val="18"/>
                  </w:rPr>
                </w:rPrChange>
              </w:rPr>
            </w:pPr>
            <m:oMathPara>
              <m:oMath>
                <m:r>
                  <w:rPr>
                    <w:rFonts w:ascii="Cambria Math" w:hAnsi="Cambria Math"/>
                    <w:sz w:val="16"/>
                    <w:szCs w:val="16"/>
                    <w:rPrChange w:id="4045" w:author="Xolani Sibande" w:date="2023-11-29T09:27: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4046" w:author="Xolani Sibande" w:date="2023-11-29T09:27:00Z">
                          <w:rPr>
                            <w:rFonts w:ascii="Cambria Math" w:hAnsi="Cambria Math"/>
                            <w:sz w:val="18"/>
                            <w:szCs w:val="18"/>
                          </w:rPr>
                        </w:rPrChange>
                      </w:rPr>
                      <m:t>A</m:t>
                    </m:r>
                  </m:e>
                  <m:sub>
                    <m:r>
                      <w:rPr>
                        <w:rFonts w:ascii="Cambria Math" w:hAnsi="Cambria Math"/>
                        <w:sz w:val="16"/>
                        <w:szCs w:val="16"/>
                        <w:rPrChange w:id="4047" w:author="Xolani Sibande" w:date="2023-11-29T09:27:00Z">
                          <w:rPr>
                            <w:rFonts w:ascii="Cambria Math" w:hAnsi="Cambria Math"/>
                            <w:sz w:val="18"/>
                            <w:szCs w:val="18"/>
                          </w:rPr>
                        </w:rPrChange>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48"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FA9C338"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49"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50"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EB315EF"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51"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52"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75D3C74"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53"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54"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EE504AF"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55" w:author="Xolani Sibande" w:date="2023-11-29T09:27:00Z">
                  <w:rPr>
                    <w:sz w:val="18"/>
                    <w:szCs w:val="18"/>
                  </w:rPr>
                </w:rPrChange>
              </w:rPr>
            </w:pPr>
            <w:r w:rsidRPr="00A12FCA">
              <w:rPr>
                <w:rFonts w:eastAsia="Helvetica" w:hAnsi="Helvetica" w:cs="Helvetica"/>
                <w:color w:val="000000"/>
                <w:sz w:val="16"/>
                <w:szCs w:val="16"/>
                <w:rPrChange w:id="4056" w:author="Xolani Sibande" w:date="2023-11-29T09:27:00Z">
                  <w:rPr>
                    <w:rFonts w:eastAsia="Helvetica" w:hAnsi="Helvetica" w:cs="Helvetica"/>
                    <w:color w:val="000000"/>
                    <w:sz w:val="18"/>
                    <w:szCs w:val="18"/>
                  </w:rPr>
                </w:rPrChange>
              </w:rPr>
              <w:t>4.1386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57"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2F17F8C"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58" w:author="Xolani Sibande" w:date="2023-11-29T09:27:00Z">
                  <w:rPr>
                    <w:sz w:val="18"/>
                    <w:szCs w:val="18"/>
                  </w:rPr>
                </w:rPrChange>
              </w:rPr>
            </w:pPr>
            <w:r w:rsidRPr="00A12FCA">
              <w:rPr>
                <w:rFonts w:eastAsia="Helvetica" w:hAnsi="Helvetica" w:cs="Helvetica"/>
                <w:color w:val="000000"/>
                <w:sz w:val="16"/>
                <w:szCs w:val="16"/>
                <w:rPrChange w:id="4059" w:author="Xolani Sibande" w:date="2023-11-29T09:27:00Z">
                  <w:rPr>
                    <w:rFonts w:eastAsia="Helvetica" w:hAnsi="Helvetica" w:cs="Helvetica"/>
                    <w:color w:val="000000"/>
                    <w:sz w:val="18"/>
                    <w:szCs w:val="18"/>
                  </w:rPr>
                </w:rPrChange>
              </w:rPr>
              <w:t>3.6179</w:t>
            </w:r>
          </w:p>
        </w:tc>
      </w:tr>
      <w:tr w:rsidR="00370EF6" w:rsidRPr="00A12FCA" w14:paraId="27DF44E4"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60"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5A5B294"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4061"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62"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0C0CB61"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63"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64"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F472C92"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65"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66"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88598E8"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67"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68"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847DB25"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69" w:author="Xolani Sibande" w:date="2023-11-29T09:27:00Z">
                  <w:rPr>
                    <w:sz w:val="18"/>
                    <w:szCs w:val="18"/>
                  </w:rPr>
                </w:rPrChange>
              </w:rPr>
            </w:pPr>
            <w:r w:rsidRPr="00A12FCA">
              <w:rPr>
                <w:rFonts w:eastAsia="Helvetica" w:hAnsi="Helvetica" w:cs="Helvetica"/>
                <w:color w:val="000000"/>
                <w:sz w:val="16"/>
                <w:szCs w:val="16"/>
                <w:rPrChange w:id="4070" w:author="Xolani Sibande" w:date="2023-11-29T09:27:00Z">
                  <w:rPr>
                    <w:rFonts w:eastAsia="Helvetica" w:hAnsi="Helvetica" w:cs="Helvetica"/>
                    <w:color w:val="000000"/>
                    <w:sz w:val="18"/>
                    <w:szCs w:val="18"/>
                  </w:rPr>
                </w:rPrChange>
              </w:rPr>
              <w:t>(6.2007)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71"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7AECC46"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72" w:author="Xolani Sibande" w:date="2023-11-29T09:27:00Z">
                  <w:rPr>
                    <w:sz w:val="18"/>
                    <w:szCs w:val="18"/>
                  </w:rPr>
                </w:rPrChange>
              </w:rPr>
            </w:pPr>
            <w:r w:rsidRPr="00A12FCA">
              <w:rPr>
                <w:rFonts w:eastAsia="Helvetica" w:hAnsi="Helvetica" w:cs="Helvetica"/>
                <w:color w:val="000000"/>
                <w:sz w:val="16"/>
                <w:szCs w:val="16"/>
                <w:rPrChange w:id="4073" w:author="Xolani Sibande" w:date="2023-11-29T09:27:00Z">
                  <w:rPr>
                    <w:rFonts w:eastAsia="Helvetica" w:hAnsi="Helvetica" w:cs="Helvetica"/>
                    <w:color w:val="000000"/>
                    <w:sz w:val="18"/>
                    <w:szCs w:val="18"/>
                  </w:rPr>
                </w:rPrChange>
              </w:rPr>
              <w:t>(6.0718)</w:t>
            </w:r>
          </w:p>
        </w:tc>
      </w:tr>
      <w:tr w:rsidR="00370EF6" w:rsidRPr="00A12FCA" w14:paraId="446FCDAA"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74"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B629FCB"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4075" w:author="Xolani Sibande" w:date="2023-11-29T09:27:00Z">
                  <w:rPr>
                    <w:sz w:val="18"/>
                    <w:szCs w:val="18"/>
                  </w:rPr>
                </w:rPrChange>
              </w:rPr>
            </w:pPr>
            <m:oMathPara>
              <m:oMath>
                <m:r>
                  <w:rPr>
                    <w:rFonts w:ascii="Cambria Math" w:hAnsi="Cambria Math"/>
                    <w:sz w:val="16"/>
                    <w:szCs w:val="16"/>
                    <w:rPrChange w:id="4076" w:author="Xolani Sibande" w:date="2023-11-29T09:27:00Z">
                      <w:rPr>
                        <w:rFonts w:ascii="Cambria Math" w:hAnsi="Cambria Math"/>
                        <w:sz w:val="18"/>
                        <w:szCs w:val="18"/>
                      </w:rPr>
                    </w:rPrChange>
                  </w:rPr>
                  <m:t>RO</m:t>
                </m:r>
                <m:sSub>
                  <m:sSubPr>
                    <m:ctrlPr>
                      <w:rPr>
                        <w:rFonts w:ascii="Cambria Math" w:hAnsi="Cambria Math"/>
                        <w:sz w:val="16"/>
                        <w:szCs w:val="16"/>
                      </w:rPr>
                    </m:ctrlPr>
                  </m:sSubPr>
                  <m:e>
                    <m:r>
                      <w:rPr>
                        <w:rFonts w:ascii="Cambria Math" w:hAnsi="Cambria Math"/>
                        <w:sz w:val="16"/>
                        <w:szCs w:val="16"/>
                        <w:rPrChange w:id="4077" w:author="Xolani Sibande" w:date="2023-11-29T09:27:00Z">
                          <w:rPr>
                            <w:rFonts w:ascii="Cambria Math" w:hAnsi="Cambria Math"/>
                            <w:sz w:val="18"/>
                            <w:szCs w:val="18"/>
                          </w:rPr>
                        </w:rPrChange>
                      </w:rPr>
                      <m:t>E</m:t>
                    </m:r>
                  </m:e>
                  <m:sub>
                    <m:r>
                      <w:rPr>
                        <w:rFonts w:ascii="Cambria Math" w:hAnsi="Cambria Math"/>
                        <w:sz w:val="16"/>
                        <w:szCs w:val="16"/>
                        <w:rPrChange w:id="4078" w:author="Xolani Sibande" w:date="2023-11-29T09:27:00Z">
                          <w:rPr>
                            <w:rFonts w:ascii="Cambria Math" w:hAnsi="Cambria Math"/>
                            <w:sz w:val="18"/>
                            <w:szCs w:val="18"/>
                          </w:rPr>
                        </w:rPrChange>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79"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198F4BA"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80"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81"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3F1766F"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82"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83"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1596BA0"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84"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85"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E8290CC"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86" w:author="Xolani Sibande" w:date="2023-11-29T09:27:00Z">
                  <w:rPr>
                    <w:sz w:val="18"/>
                    <w:szCs w:val="18"/>
                  </w:rPr>
                </w:rPrChange>
              </w:rPr>
            </w:pPr>
            <w:r w:rsidRPr="00A12FCA">
              <w:rPr>
                <w:rFonts w:eastAsia="Helvetica" w:hAnsi="Helvetica" w:cs="Helvetica"/>
                <w:color w:val="000000"/>
                <w:sz w:val="16"/>
                <w:szCs w:val="16"/>
                <w:rPrChange w:id="4087" w:author="Xolani Sibande" w:date="2023-11-29T09:27:00Z">
                  <w:rPr>
                    <w:rFonts w:eastAsia="Helvetica" w:hAnsi="Helvetica" w:cs="Helvetica"/>
                    <w:color w:val="000000"/>
                    <w:sz w:val="18"/>
                    <w:szCs w:val="18"/>
                  </w:rPr>
                </w:rPrChange>
              </w:rPr>
              <w:t>-0.2979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88"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1F9BA60"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89" w:author="Xolani Sibande" w:date="2023-11-29T09:27:00Z">
                  <w:rPr>
                    <w:sz w:val="18"/>
                    <w:szCs w:val="18"/>
                  </w:rPr>
                </w:rPrChange>
              </w:rPr>
            </w:pPr>
            <w:r w:rsidRPr="00A12FCA">
              <w:rPr>
                <w:rFonts w:eastAsia="Helvetica" w:hAnsi="Helvetica" w:cs="Helvetica"/>
                <w:color w:val="000000"/>
                <w:sz w:val="16"/>
                <w:szCs w:val="16"/>
                <w:rPrChange w:id="4090" w:author="Xolani Sibande" w:date="2023-11-29T09:27:00Z">
                  <w:rPr>
                    <w:rFonts w:eastAsia="Helvetica" w:hAnsi="Helvetica" w:cs="Helvetica"/>
                    <w:color w:val="000000"/>
                    <w:sz w:val="18"/>
                    <w:szCs w:val="18"/>
                  </w:rPr>
                </w:rPrChange>
              </w:rPr>
              <w:t>-0.2599</w:t>
            </w:r>
          </w:p>
        </w:tc>
      </w:tr>
      <w:tr w:rsidR="00370EF6" w:rsidRPr="00A12FCA" w14:paraId="078B267F"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91"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031D5F7"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4092"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93"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2EA2B16"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94"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95"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C83DA56"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96"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97"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95BEBEE"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098"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099"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6770FBB"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100" w:author="Xolani Sibande" w:date="2023-11-29T09:27:00Z">
                  <w:rPr>
                    <w:sz w:val="18"/>
                    <w:szCs w:val="18"/>
                  </w:rPr>
                </w:rPrChange>
              </w:rPr>
            </w:pPr>
            <w:r w:rsidRPr="00A12FCA">
              <w:rPr>
                <w:rFonts w:eastAsia="Helvetica" w:hAnsi="Helvetica" w:cs="Helvetica"/>
                <w:color w:val="000000"/>
                <w:sz w:val="16"/>
                <w:szCs w:val="16"/>
                <w:rPrChange w:id="4101" w:author="Xolani Sibande" w:date="2023-11-29T09:27:00Z">
                  <w:rPr>
                    <w:rFonts w:eastAsia="Helvetica" w:hAnsi="Helvetica" w:cs="Helvetica"/>
                    <w:color w:val="000000"/>
                    <w:sz w:val="18"/>
                    <w:szCs w:val="18"/>
                  </w:rPr>
                </w:rPrChange>
              </w:rPr>
              <w:t>(0.4071)</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102"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0A365F5"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103" w:author="Xolani Sibande" w:date="2023-11-29T09:27:00Z">
                  <w:rPr>
                    <w:sz w:val="18"/>
                    <w:szCs w:val="18"/>
                  </w:rPr>
                </w:rPrChange>
              </w:rPr>
            </w:pPr>
            <w:r w:rsidRPr="00A12FCA">
              <w:rPr>
                <w:rFonts w:eastAsia="Helvetica" w:hAnsi="Helvetica" w:cs="Helvetica"/>
                <w:color w:val="000000"/>
                <w:sz w:val="16"/>
                <w:szCs w:val="16"/>
                <w:rPrChange w:id="4104" w:author="Xolani Sibande" w:date="2023-11-29T09:27:00Z">
                  <w:rPr>
                    <w:rFonts w:eastAsia="Helvetica" w:hAnsi="Helvetica" w:cs="Helvetica"/>
                    <w:color w:val="000000"/>
                    <w:sz w:val="18"/>
                    <w:szCs w:val="18"/>
                  </w:rPr>
                </w:rPrChange>
              </w:rPr>
              <w:t>(0.4075)</w:t>
            </w:r>
          </w:p>
        </w:tc>
      </w:tr>
      <w:tr w:rsidR="00370EF6" w:rsidRPr="00A12FCA" w14:paraId="461DAA0E"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105"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00509C59"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4106" w:author="Xolani Sibande" w:date="2023-11-29T09:27:00Z">
                  <w:rPr>
                    <w:sz w:val="18"/>
                    <w:szCs w:val="18"/>
                  </w:rPr>
                </w:rPrChange>
              </w:rPr>
            </w:pPr>
            <m:oMathPara>
              <m:oMath>
                <m:r>
                  <w:rPr>
                    <w:rFonts w:ascii="Cambria Math" w:hAnsi="Cambria Math"/>
                    <w:sz w:val="16"/>
                    <w:szCs w:val="16"/>
                    <w:rPrChange w:id="4107" w:author="Xolani Sibande" w:date="2023-11-29T09:27:00Z">
                      <w:rPr>
                        <w:rFonts w:ascii="Cambria Math" w:hAnsi="Cambria Math"/>
                        <w:sz w:val="18"/>
                        <w:szCs w:val="18"/>
                      </w:rPr>
                    </w:rPrChange>
                  </w:rPr>
                  <m:t>Liquidit</m:t>
                </m:r>
                <m:sSub>
                  <m:sSubPr>
                    <m:ctrlPr>
                      <w:rPr>
                        <w:rFonts w:ascii="Cambria Math" w:hAnsi="Cambria Math"/>
                        <w:sz w:val="16"/>
                        <w:szCs w:val="16"/>
                      </w:rPr>
                    </m:ctrlPr>
                  </m:sSubPr>
                  <m:e>
                    <m:r>
                      <w:rPr>
                        <w:rFonts w:ascii="Cambria Math" w:hAnsi="Cambria Math"/>
                        <w:sz w:val="16"/>
                        <w:szCs w:val="16"/>
                        <w:rPrChange w:id="4108" w:author="Xolani Sibande" w:date="2023-11-29T09:27:00Z">
                          <w:rPr>
                            <w:rFonts w:ascii="Cambria Math" w:hAnsi="Cambria Math"/>
                            <w:sz w:val="18"/>
                            <w:szCs w:val="18"/>
                          </w:rPr>
                        </w:rPrChange>
                      </w:rPr>
                      <m:t>y</m:t>
                    </m:r>
                  </m:e>
                  <m:sub>
                    <m:r>
                      <w:rPr>
                        <w:rFonts w:ascii="Cambria Math" w:hAnsi="Cambria Math"/>
                        <w:sz w:val="16"/>
                        <w:szCs w:val="16"/>
                        <w:rPrChange w:id="4109" w:author="Xolani Sibande" w:date="2023-11-29T09:27:00Z">
                          <w:rPr>
                            <w:rFonts w:ascii="Cambria Math" w:hAnsi="Cambria Math"/>
                            <w:sz w:val="18"/>
                            <w:szCs w:val="18"/>
                          </w:rPr>
                        </w:rPrChange>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110"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F8ABD60"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111"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112"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88FEACF"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113"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114"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42FF4BF"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115" w:author="Xolani Sibande" w:date="2023-11-29T09:27:00Z">
                  <w:rPr>
                    <w:sz w:val="18"/>
                    <w:szCs w:val="18"/>
                  </w:rPr>
                </w:rPrChange>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116"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ECD0C70"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117" w:author="Xolani Sibande" w:date="2023-11-29T09:27:00Z">
                  <w:rPr>
                    <w:sz w:val="18"/>
                    <w:szCs w:val="18"/>
                  </w:rPr>
                </w:rPrChange>
              </w:rPr>
            </w:pPr>
            <w:r w:rsidRPr="00A12FCA">
              <w:rPr>
                <w:rFonts w:eastAsia="Helvetica" w:hAnsi="Helvetica" w:cs="Helvetica"/>
                <w:color w:val="000000"/>
                <w:sz w:val="16"/>
                <w:szCs w:val="16"/>
                <w:rPrChange w:id="4118" w:author="Xolani Sibande" w:date="2023-11-29T09:27:00Z">
                  <w:rPr>
                    <w:rFonts w:eastAsia="Helvetica" w:hAnsi="Helvetica" w:cs="Helvetica"/>
                    <w:color w:val="000000"/>
                    <w:sz w:val="18"/>
                    <w:szCs w:val="18"/>
                  </w:rPr>
                </w:rPrChange>
              </w:rPr>
              <w:t>0.0225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119"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B6328B7"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120" w:author="Xolani Sibande" w:date="2023-11-29T09:27:00Z">
                  <w:rPr>
                    <w:sz w:val="18"/>
                    <w:szCs w:val="18"/>
                  </w:rPr>
                </w:rPrChange>
              </w:rPr>
            </w:pPr>
            <w:r w:rsidRPr="00A12FCA">
              <w:rPr>
                <w:rFonts w:eastAsia="Helvetica" w:hAnsi="Helvetica" w:cs="Helvetica"/>
                <w:color w:val="000000"/>
                <w:sz w:val="16"/>
                <w:szCs w:val="16"/>
                <w:rPrChange w:id="4121" w:author="Xolani Sibande" w:date="2023-11-29T09:27:00Z">
                  <w:rPr>
                    <w:rFonts w:eastAsia="Helvetica" w:hAnsi="Helvetica" w:cs="Helvetica"/>
                    <w:color w:val="000000"/>
                    <w:sz w:val="18"/>
                    <w:szCs w:val="18"/>
                  </w:rPr>
                </w:rPrChange>
              </w:rPr>
              <w:t>0.0234</w:t>
            </w:r>
          </w:p>
        </w:tc>
      </w:tr>
      <w:tr w:rsidR="00370EF6" w:rsidRPr="00A12FCA" w14:paraId="3857A0EC" w14:textId="77777777" w:rsidTr="00CD278B">
        <w:trPr>
          <w:trHeight w:hRule="exact" w:val="340"/>
        </w:trPr>
        <w:tc>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4122" w:author="Xolani Sibande" w:date="2023-11-29T09:20:00Z">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B11B00D"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4123" w:author="Xolani Sibande" w:date="2023-11-29T09:27:00Z">
                  <w:rPr>
                    <w:sz w:val="18"/>
                    <w:szCs w:val="18"/>
                  </w:rPr>
                </w:rPrChange>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4124"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09BE22C"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125" w:author="Xolani Sibande" w:date="2023-11-29T09:27:00Z">
                  <w:rPr>
                    <w:sz w:val="18"/>
                    <w:szCs w:val="18"/>
                  </w:rPr>
                </w:rPrChange>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4126"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740B124"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127" w:author="Xolani Sibande" w:date="2023-11-29T09:27:00Z">
                  <w:rPr>
                    <w:sz w:val="18"/>
                    <w:szCs w:val="18"/>
                  </w:rPr>
                </w:rPrChange>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4128"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77D86EFE" w14:textId="77777777" w:rsidR="00370EF6" w:rsidRPr="00A12FCA"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129" w:author="Xolani Sibande" w:date="2023-11-29T09:27:00Z">
                  <w:rPr>
                    <w:sz w:val="18"/>
                    <w:szCs w:val="18"/>
                  </w:rPr>
                </w:rPrChange>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4130"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526F9F6"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131" w:author="Xolani Sibande" w:date="2023-11-29T09:27:00Z">
                  <w:rPr>
                    <w:sz w:val="18"/>
                    <w:szCs w:val="18"/>
                  </w:rPr>
                </w:rPrChange>
              </w:rPr>
            </w:pPr>
            <w:r w:rsidRPr="00A12FCA">
              <w:rPr>
                <w:rFonts w:eastAsia="Helvetica" w:hAnsi="Helvetica" w:cs="Helvetica"/>
                <w:color w:val="000000"/>
                <w:sz w:val="16"/>
                <w:szCs w:val="16"/>
                <w:rPrChange w:id="4132" w:author="Xolani Sibande" w:date="2023-11-29T09:27:00Z">
                  <w:rPr>
                    <w:rFonts w:eastAsia="Helvetica" w:hAnsi="Helvetica" w:cs="Helvetica"/>
                    <w:color w:val="000000"/>
                    <w:sz w:val="18"/>
                    <w:szCs w:val="18"/>
                  </w:rPr>
                </w:rPrChange>
              </w:rPr>
              <w:t>(0.0251)</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4133"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03503D98"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134" w:author="Xolani Sibande" w:date="2023-11-29T09:27:00Z">
                  <w:rPr>
                    <w:sz w:val="18"/>
                    <w:szCs w:val="18"/>
                  </w:rPr>
                </w:rPrChange>
              </w:rPr>
            </w:pPr>
            <w:r w:rsidRPr="00A12FCA">
              <w:rPr>
                <w:rFonts w:eastAsia="Helvetica" w:hAnsi="Helvetica" w:cs="Helvetica"/>
                <w:color w:val="000000"/>
                <w:sz w:val="16"/>
                <w:szCs w:val="16"/>
                <w:rPrChange w:id="4135" w:author="Xolani Sibande" w:date="2023-11-29T09:27:00Z">
                  <w:rPr>
                    <w:rFonts w:eastAsia="Helvetica" w:hAnsi="Helvetica" w:cs="Helvetica"/>
                    <w:color w:val="000000"/>
                    <w:sz w:val="18"/>
                    <w:szCs w:val="18"/>
                  </w:rPr>
                </w:rPrChange>
              </w:rPr>
              <w:t>(0.0244)</w:t>
            </w:r>
          </w:p>
        </w:tc>
      </w:tr>
      <w:tr w:rsidR="00370EF6" w:rsidRPr="00A12FCA" w14:paraId="5F9B6789" w14:textId="77777777" w:rsidTr="00CD278B">
        <w:trPr>
          <w:trHeight w:hRule="exact" w:val="340"/>
        </w:trPr>
        <w:tc>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136" w:author="Xolani Sibande" w:date="2023-11-29T09:20:00Z">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4C55A20"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4137" w:author="Xolani Sibande" w:date="2023-11-29T09:27:00Z">
                  <w:rPr>
                    <w:sz w:val="18"/>
                    <w:szCs w:val="18"/>
                  </w:rPr>
                </w:rPrChange>
              </w:rPr>
            </w:pPr>
            <w:r w:rsidRPr="00A12FCA">
              <w:rPr>
                <w:rFonts w:eastAsia="Helvetica" w:hAnsi="Helvetica" w:cs="Helvetica"/>
                <w:color w:val="000000"/>
                <w:sz w:val="16"/>
                <w:szCs w:val="16"/>
                <w:rPrChange w:id="4138" w:author="Xolani Sibande" w:date="2023-11-29T09:27:00Z">
                  <w:rPr>
                    <w:rFonts w:eastAsia="Helvetica" w:hAnsi="Helvetica" w:cs="Helvetica"/>
                    <w:color w:val="000000"/>
                    <w:sz w:val="18"/>
                    <w:szCs w:val="18"/>
                  </w:rPr>
                </w:rPrChange>
              </w:rPr>
              <w:t>Num.Obs.</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139"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721F46AD"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140" w:author="Xolani Sibande" w:date="2023-11-29T09:27:00Z">
                  <w:rPr>
                    <w:sz w:val="18"/>
                    <w:szCs w:val="18"/>
                  </w:rPr>
                </w:rPrChange>
              </w:rPr>
            </w:pPr>
            <w:r w:rsidRPr="00A12FCA">
              <w:rPr>
                <w:rFonts w:eastAsia="Helvetica" w:hAnsi="Helvetica" w:cs="Helvetica"/>
                <w:color w:val="000000"/>
                <w:sz w:val="16"/>
                <w:szCs w:val="16"/>
                <w:rPrChange w:id="4141" w:author="Xolani Sibande" w:date="2023-11-29T09:27:00Z">
                  <w:rPr>
                    <w:rFonts w:eastAsia="Helvetica" w:hAnsi="Helvetica" w:cs="Helvetica"/>
                    <w:color w:val="000000"/>
                    <w:sz w:val="18"/>
                    <w:szCs w:val="18"/>
                  </w:rPr>
                </w:rPrChange>
              </w:rPr>
              <w:t>372</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142"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34E75EDF"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143" w:author="Xolani Sibande" w:date="2023-11-29T09:27:00Z">
                  <w:rPr>
                    <w:sz w:val="18"/>
                    <w:szCs w:val="18"/>
                  </w:rPr>
                </w:rPrChange>
              </w:rPr>
            </w:pPr>
            <w:r w:rsidRPr="00A12FCA">
              <w:rPr>
                <w:rFonts w:eastAsia="Helvetica" w:hAnsi="Helvetica" w:cs="Helvetica"/>
                <w:color w:val="000000"/>
                <w:sz w:val="16"/>
                <w:szCs w:val="16"/>
                <w:rPrChange w:id="4144" w:author="Xolani Sibande" w:date="2023-11-29T09:27:00Z">
                  <w:rPr>
                    <w:rFonts w:eastAsia="Helvetica" w:hAnsi="Helvetica" w:cs="Helvetica"/>
                    <w:color w:val="000000"/>
                    <w:sz w:val="18"/>
                    <w:szCs w:val="18"/>
                  </w:rPr>
                </w:rPrChange>
              </w:rPr>
              <w:t>372</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145"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2B2F6CF3"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146" w:author="Xolani Sibande" w:date="2023-11-29T09:27:00Z">
                  <w:rPr>
                    <w:sz w:val="18"/>
                    <w:szCs w:val="18"/>
                  </w:rPr>
                </w:rPrChange>
              </w:rPr>
            </w:pPr>
            <w:r w:rsidRPr="00A12FCA">
              <w:rPr>
                <w:rFonts w:eastAsia="Helvetica" w:hAnsi="Helvetica" w:cs="Helvetica"/>
                <w:color w:val="000000"/>
                <w:sz w:val="16"/>
                <w:szCs w:val="16"/>
                <w:rPrChange w:id="4147" w:author="Xolani Sibande" w:date="2023-11-29T09:27:00Z">
                  <w:rPr>
                    <w:rFonts w:eastAsia="Helvetica" w:hAnsi="Helvetica" w:cs="Helvetica"/>
                    <w:color w:val="000000"/>
                    <w:sz w:val="18"/>
                    <w:szCs w:val="18"/>
                  </w:rPr>
                </w:rPrChange>
              </w:rPr>
              <w:t>368</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148"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55737B3F"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149" w:author="Xolani Sibande" w:date="2023-11-29T09:27:00Z">
                  <w:rPr>
                    <w:sz w:val="18"/>
                    <w:szCs w:val="18"/>
                  </w:rPr>
                </w:rPrChange>
              </w:rPr>
            </w:pPr>
            <w:r w:rsidRPr="00A12FCA">
              <w:rPr>
                <w:rFonts w:eastAsia="Helvetica" w:hAnsi="Helvetica" w:cs="Helvetica"/>
                <w:color w:val="000000"/>
                <w:sz w:val="16"/>
                <w:szCs w:val="16"/>
                <w:rPrChange w:id="4150" w:author="Xolani Sibande" w:date="2023-11-29T09:27:00Z">
                  <w:rPr>
                    <w:rFonts w:eastAsia="Helvetica" w:hAnsi="Helvetica" w:cs="Helvetica"/>
                    <w:color w:val="000000"/>
                    <w:sz w:val="18"/>
                    <w:szCs w:val="18"/>
                  </w:rPr>
                </w:rPrChange>
              </w:rPr>
              <w:t>368</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151" w:author="Xolani Sibande" w:date="2023-11-29T09:20:00Z">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A4BF8FA"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152" w:author="Xolani Sibande" w:date="2023-11-29T09:27:00Z">
                  <w:rPr>
                    <w:sz w:val="18"/>
                    <w:szCs w:val="18"/>
                  </w:rPr>
                </w:rPrChange>
              </w:rPr>
            </w:pPr>
            <w:r w:rsidRPr="00A12FCA">
              <w:rPr>
                <w:rFonts w:eastAsia="Helvetica" w:hAnsi="Helvetica" w:cs="Helvetica"/>
                <w:color w:val="000000"/>
                <w:sz w:val="16"/>
                <w:szCs w:val="16"/>
                <w:rPrChange w:id="4153" w:author="Xolani Sibande" w:date="2023-11-29T09:27:00Z">
                  <w:rPr>
                    <w:rFonts w:eastAsia="Helvetica" w:hAnsi="Helvetica" w:cs="Helvetica"/>
                    <w:color w:val="000000"/>
                    <w:sz w:val="18"/>
                    <w:szCs w:val="18"/>
                  </w:rPr>
                </w:rPrChange>
              </w:rPr>
              <w:t>364</w:t>
            </w:r>
          </w:p>
        </w:tc>
      </w:tr>
      <w:tr w:rsidR="00370EF6" w:rsidRPr="00A12FCA" w14:paraId="2690C86D" w14:textId="77777777" w:rsidTr="00CD278B">
        <w:trPr>
          <w:trHeight w:hRule="exact" w:val="340"/>
        </w:trPr>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154" w:author="Xolani Sibande" w:date="2023-11-29T09:20:00Z">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67DFCF01"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4155" w:author="Xolani Sibande" w:date="2023-11-29T09:27:00Z">
                  <w:rPr>
                    <w:sz w:val="18"/>
                    <w:szCs w:val="18"/>
                  </w:rPr>
                </w:rPrChange>
              </w:rPr>
            </w:pPr>
            <w:r w:rsidRPr="00A12FCA">
              <w:rPr>
                <w:rFonts w:eastAsia="Helvetica" w:hAnsi="Helvetica" w:cs="Helvetica"/>
                <w:color w:val="000000"/>
                <w:sz w:val="16"/>
                <w:szCs w:val="16"/>
                <w:rPrChange w:id="4156" w:author="Xolani Sibande" w:date="2023-11-29T09:27:00Z">
                  <w:rPr>
                    <w:rFonts w:eastAsia="Helvetica" w:hAnsi="Helvetica" w:cs="Helvetica"/>
                    <w:color w:val="000000"/>
                    <w:sz w:val="18"/>
                    <w:szCs w:val="18"/>
                  </w:rPr>
                </w:rPrChange>
              </w:rPr>
              <w:t>Adj.R squared</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157"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0154A35"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158" w:author="Xolani Sibande" w:date="2023-11-29T09:27:00Z">
                  <w:rPr>
                    <w:sz w:val="18"/>
                    <w:szCs w:val="18"/>
                  </w:rPr>
                </w:rPrChange>
              </w:rPr>
            </w:pPr>
            <w:r w:rsidRPr="00A12FCA">
              <w:rPr>
                <w:rFonts w:eastAsia="Helvetica" w:hAnsi="Helvetica" w:cs="Helvetica"/>
                <w:color w:val="000000"/>
                <w:sz w:val="16"/>
                <w:szCs w:val="16"/>
                <w:rPrChange w:id="4159" w:author="Xolani Sibande" w:date="2023-11-29T09:27:00Z">
                  <w:rPr>
                    <w:rFonts w:eastAsia="Helvetica" w:hAnsi="Helvetica" w:cs="Helvetica"/>
                    <w:color w:val="000000"/>
                    <w:sz w:val="18"/>
                    <w:szCs w:val="18"/>
                  </w:rPr>
                </w:rPrChange>
              </w:rPr>
              <w:t>0.694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160"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BCC9BDD"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161" w:author="Xolani Sibande" w:date="2023-11-29T09:27:00Z">
                  <w:rPr>
                    <w:sz w:val="18"/>
                    <w:szCs w:val="18"/>
                  </w:rPr>
                </w:rPrChange>
              </w:rPr>
            </w:pPr>
            <w:r w:rsidRPr="00A12FCA">
              <w:rPr>
                <w:rFonts w:eastAsia="Helvetica" w:hAnsi="Helvetica" w:cs="Helvetica"/>
                <w:color w:val="000000"/>
                <w:sz w:val="16"/>
                <w:szCs w:val="16"/>
                <w:rPrChange w:id="4162" w:author="Xolani Sibande" w:date="2023-11-29T09:27:00Z">
                  <w:rPr>
                    <w:rFonts w:eastAsia="Helvetica" w:hAnsi="Helvetica" w:cs="Helvetica"/>
                    <w:color w:val="000000"/>
                    <w:sz w:val="18"/>
                    <w:szCs w:val="18"/>
                  </w:rPr>
                </w:rPrChange>
              </w:rPr>
              <w:t>0.693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163"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3842123"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164" w:author="Xolani Sibande" w:date="2023-11-29T09:27:00Z">
                  <w:rPr>
                    <w:sz w:val="18"/>
                    <w:szCs w:val="18"/>
                  </w:rPr>
                </w:rPrChange>
              </w:rPr>
            </w:pPr>
            <w:r w:rsidRPr="00A12FCA">
              <w:rPr>
                <w:rFonts w:eastAsia="Helvetica" w:hAnsi="Helvetica" w:cs="Helvetica"/>
                <w:color w:val="000000"/>
                <w:sz w:val="16"/>
                <w:szCs w:val="16"/>
                <w:rPrChange w:id="4165" w:author="Xolani Sibande" w:date="2023-11-29T09:27:00Z">
                  <w:rPr>
                    <w:rFonts w:eastAsia="Helvetica" w:hAnsi="Helvetica" w:cs="Helvetica"/>
                    <w:color w:val="000000"/>
                    <w:sz w:val="18"/>
                    <w:szCs w:val="18"/>
                  </w:rPr>
                </w:rPrChange>
              </w:rPr>
              <w:t>0.693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166"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4EF809DD"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167" w:author="Xolani Sibande" w:date="2023-11-29T09:27:00Z">
                  <w:rPr>
                    <w:sz w:val="18"/>
                    <w:szCs w:val="18"/>
                  </w:rPr>
                </w:rPrChange>
              </w:rPr>
            </w:pPr>
            <w:r w:rsidRPr="00A12FCA">
              <w:rPr>
                <w:rFonts w:eastAsia="Helvetica" w:hAnsi="Helvetica" w:cs="Helvetica"/>
                <w:color w:val="000000"/>
                <w:sz w:val="16"/>
                <w:szCs w:val="16"/>
                <w:rPrChange w:id="4168" w:author="Xolani Sibande" w:date="2023-11-29T09:27:00Z">
                  <w:rPr>
                    <w:rFonts w:eastAsia="Helvetica" w:hAnsi="Helvetica" w:cs="Helvetica"/>
                    <w:color w:val="000000"/>
                    <w:sz w:val="18"/>
                    <w:szCs w:val="18"/>
                  </w:rPr>
                </w:rPrChange>
              </w:rPr>
              <w:t>0.736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Change w:id="4169" w:author="Xolani Sibande" w:date="2023-11-29T09:20:00Z">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tcPrChange>
          </w:tcPr>
          <w:p w14:paraId="1C9F4E6F"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170" w:author="Xolani Sibande" w:date="2023-11-29T09:27:00Z">
                  <w:rPr>
                    <w:sz w:val="18"/>
                    <w:szCs w:val="18"/>
                  </w:rPr>
                </w:rPrChange>
              </w:rPr>
            </w:pPr>
            <w:r w:rsidRPr="00A12FCA">
              <w:rPr>
                <w:rFonts w:eastAsia="Helvetica" w:hAnsi="Helvetica" w:cs="Helvetica"/>
                <w:color w:val="000000"/>
                <w:sz w:val="16"/>
                <w:szCs w:val="16"/>
                <w:rPrChange w:id="4171" w:author="Xolani Sibande" w:date="2023-11-29T09:27:00Z">
                  <w:rPr>
                    <w:rFonts w:eastAsia="Helvetica" w:hAnsi="Helvetica" w:cs="Helvetica"/>
                    <w:color w:val="000000"/>
                    <w:sz w:val="18"/>
                    <w:szCs w:val="18"/>
                  </w:rPr>
                </w:rPrChange>
              </w:rPr>
              <w:t>0.736</w:t>
            </w:r>
          </w:p>
        </w:tc>
      </w:tr>
      <w:tr w:rsidR="00370EF6" w:rsidRPr="00A12FCA" w14:paraId="65B690D9" w14:textId="77777777" w:rsidTr="00CD278B">
        <w:trPr>
          <w:trHeight w:hRule="exact" w:val="340"/>
        </w:trPr>
        <w:tc>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4172" w:author="Xolani Sibande" w:date="2023-11-29T09:20:00Z">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1B65B7BF"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4173" w:author="Xolani Sibande" w:date="2023-11-29T09:27:00Z">
                  <w:rPr>
                    <w:sz w:val="18"/>
                    <w:szCs w:val="18"/>
                  </w:rPr>
                </w:rPrChange>
              </w:rPr>
            </w:pPr>
            <w:r w:rsidRPr="00A12FCA">
              <w:rPr>
                <w:rFonts w:eastAsia="Helvetica" w:hAnsi="Helvetica" w:cs="Helvetica"/>
                <w:color w:val="000000"/>
                <w:sz w:val="16"/>
                <w:szCs w:val="16"/>
                <w:rPrChange w:id="4174" w:author="Xolani Sibande" w:date="2023-11-29T09:27:00Z">
                  <w:rPr>
                    <w:rFonts w:eastAsia="Helvetica" w:hAnsi="Helvetica" w:cs="Helvetica"/>
                    <w:color w:val="000000"/>
                    <w:sz w:val="18"/>
                    <w:szCs w:val="18"/>
                  </w:rPr>
                </w:rPrChange>
              </w:rPr>
              <w:t>Test of equality (p-value)</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4175"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846CC11"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176" w:author="Xolani Sibande" w:date="2023-11-29T09:27:00Z">
                  <w:rPr>
                    <w:sz w:val="18"/>
                    <w:szCs w:val="18"/>
                  </w:rPr>
                </w:rPrChange>
              </w:rPr>
            </w:pPr>
            <w:r w:rsidRPr="00A12FCA">
              <w:rPr>
                <w:rFonts w:eastAsia="Helvetica" w:hAnsi="Helvetica" w:cs="Helvetica"/>
                <w:color w:val="000000"/>
                <w:sz w:val="16"/>
                <w:szCs w:val="16"/>
                <w:rPrChange w:id="4177" w:author="Xolani Sibande" w:date="2023-11-29T09:27:00Z">
                  <w:rPr>
                    <w:rFonts w:eastAsia="Helvetica" w:hAnsi="Helvetica" w:cs="Helvetica"/>
                    <w:color w:val="000000"/>
                    <w:sz w:val="18"/>
                    <w:szCs w:val="18"/>
                  </w:rPr>
                </w:rPrChange>
              </w:rPr>
              <w:t>0.19</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4178"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3F0F6C10"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179" w:author="Xolani Sibande" w:date="2023-11-29T09:27:00Z">
                  <w:rPr>
                    <w:sz w:val="18"/>
                    <w:szCs w:val="18"/>
                  </w:rPr>
                </w:rPrChange>
              </w:rPr>
            </w:pPr>
            <w:r w:rsidRPr="00A12FCA">
              <w:rPr>
                <w:rFonts w:eastAsia="Helvetica" w:hAnsi="Helvetica" w:cs="Helvetica"/>
                <w:color w:val="000000"/>
                <w:sz w:val="16"/>
                <w:szCs w:val="16"/>
                <w:rPrChange w:id="4180" w:author="Xolani Sibande" w:date="2023-11-29T09:27:00Z">
                  <w:rPr>
                    <w:rFonts w:eastAsia="Helvetica" w:hAnsi="Helvetica" w:cs="Helvetica"/>
                    <w:color w:val="000000"/>
                    <w:sz w:val="18"/>
                    <w:szCs w:val="18"/>
                  </w:rPr>
                </w:rPrChange>
              </w:rPr>
              <w:t>0.24</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4181"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DB16B04"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182" w:author="Xolani Sibande" w:date="2023-11-29T09:27:00Z">
                  <w:rPr>
                    <w:sz w:val="18"/>
                    <w:szCs w:val="18"/>
                  </w:rPr>
                </w:rPrChange>
              </w:rPr>
            </w:pPr>
            <w:r w:rsidRPr="00A12FCA">
              <w:rPr>
                <w:rFonts w:eastAsia="Helvetica" w:hAnsi="Helvetica" w:cs="Helvetica"/>
                <w:color w:val="000000"/>
                <w:sz w:val="16"/>
                <w:szCs w:val="16"/>
                <w:rPrChange w:id="4183" w:author="Xolani Sibande" w:date="2023-11-29T09:27:00Z">
                  <w:rPr>
                    <w:rFonts w:eastAsia="Helvetica" w:hAnsi="Helvetica" w:cs="Helvetica"/>
                    <w:color w:val="000000"/>
                    <w:sz w:val="18"/>
                    <w:szCs w:val="18"/>
                  </w:rPr>
                </w:rPrChange>
              </w:rPr>
              <w:t>0.19</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4184"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2A63640D"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185" w:author="Xolani Sibande" w:date="2023-11-29T09:27:00Z">
                  <w:rPr>
                    <w:sz w:val="18"/>
                    <w:szCs w:val="18"/>
                  </w:rPr>
                </w:rPrChange>
              </w:rPr>
            </w:pPr>
            <w:r w:rsidRPr="00A12FCA">
              <w:rPr>
                <w:rFonts w:eastAsia="Helvetica" w:hAnsi="Helvetica" w:cs="Helvetica"/>
                <w:color w:val="000000"/>
                <w:sz w:val="16"/>
                <w:szCs w:val="16"/>
                <w:rPrChange w:id="4186" w:author="Xolani Sibande" w:date="2023-11-29T09:27:00Z">
                  <w:rPr>
                    <w:rFonts w:eastAsia="Helvetica" w:hAnsi="Helvetica" w:cs="Helvetica"/>
                    <w:color w:val="000000"/>
                    <w:sz w:val="18"/>
                    <w:szCs w:val="18"/>
                  </w:rPr>
                </w:rPrChange>
              </w:rPr>
              <w:t>0.02</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Change w:id="4187" w:author="Xolani Sibande" w:date="2023-11-29T09:20:00Z">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tcPrChange>
          </w:tcPr>
          <w:p w14:paraId="42021A45" w14:textId="77777777"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6"/>
                <w:szCs w:val="16"/>
                <w:rPrChange w:id="4188" w:author="Xolani Sibande" w:date="2023-11-29T09:27:00Z">
                  <w:rPr>
                    <w:sz w:val="18"/>
                    <w:szCs w:val="18"/>
                  </w:rPr>
                </w:rPrChange>
              </w:rPr>
            </w:pPr>
            <w:r w:rsidRPr="00A12FCA">
              <w:rPr>
                <w:rFonts w:eastAsia="Helvetica" w:hAnsi="Helvetica" w:cs="Helvetica"/>
                <w:color w:val="000000"/>
                <w:sz w:val="16"/>
                <w:szCs w:val="16"/>
                <w:rPrChange w:id="4189" w:author="Xolani Sibande" w:date="2023-11-29T09:27:00Z">
                  <w:rPr>
                    <w:rFonts w:eastAsia="Helvetica" w:hAnsi="Helvetica" w:cs="Helvetica"/>
                    <w:color w:val="000000"/>
                    <w:sz w:val="18"/>
                    <w:szCs w:val="18"/>
                  </w:rPr>
                </w:rPrChange>
              </w:rPr>
              <w:t>0.01</w:t>
            </w:r>
          </w:p>
        </w:tc>
      </w:tr>
      <w:tr w:rsidR="00370EF6" w:rsidRPr="00A12FCA" w14:paraId="4B4E0D61" w14:textId="77777777" w:rsidTr="00CD278B">
        <w:trPr>
          <w:trHeight w:hRule="exact" w:val="340"/>
        </w:trPr>
        <w:tc>
          <w:tcPr>
            <w:tcW w:w="5000" w:type="pct"/>
            <w:gridSpan w:val="6"/>
            <w:tcBorders>
              <w:top w:val="single" w:sz="12" w:space="0" w:color="537380"/>
              <w:left w:val="none" w:sz="0" w:space="0" w:color="FFFFFF"/>
              <w:bottom w:val="single" w:sz="12" w:space="0" w:color="537380"/>
              <w:right w:val="none" w:sz="0" w:space="0" w:color="FFFFFF"/>
            </w:tcBorders>
            <w:shd w:val="clear" w:color="auto" w:fill="FFFFFF"/>
            <w:tcMar>
              <w:top w:w="0" w:type="dxa"/>
              <w:left w:w="0" w:type="dxa"/>
              <w:bottom w:w="0" w:type="dxa"/>
              <w:right w:w="0" w:type="dxa"/>
            </w:tcMar>
            <w:vAlign w:val="center"/>
            <w:tcPrChange w:id="4190" w:author="Xolani Sibande" w:date="2023-11-29T09:20:00Z">
              <w:tcPr>
                <w:tcW w:w="5000" w:type="pct"/>
                <w:gridSpan w:val="6"/>
                <w:tcBorders>
                  <w:top w:val="single" w:sz="12" w:space="0" w:color="537380"/>
                  <w:left w:val="none" w:sz="0" w:space="0" w:color="FFFFFF"/>
                  <w:bottom w:val="single" w:sz="12" w:space="0" w:color="537380"/>
                  <w:right w:val="none" w:sz="0" w:space="0" w:color="FFFFFF"/>
                </w:tcBorders>
                <w:shd w:val="clear" w:color="auto" w:fill="FFFFFF"/>
                <w:tcMar>
                  <w:top w:w="0" w:type="dxa"/>
                  <w:left w:w="0" w:type="dxa"/>
                  <w:bottom w:w="0" w:type="dxa"/>
                  <w:right w:w="0" w:type="dxa"/>
                </w:tcMar>
                <w:vAlign w:val="center"/>
              </w:tcPr>
            </w:tcPrChange>
          </w:tcPr>
          <w:p w14:paraId="27DFAF1F" w14:textId="65E41ACC" w:rsidR="00370EF6" w:rsidRPr="00A12FCA"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6"/>
                <w:szCs w:val="16"/>
                <w:rPrChange w:id="4191" w:author="Xolani Sibande" w:date="2023-11-29T09:27:00Z">
                  <w:rPr>
                    <w:sz w:val="18"/>
                    <w:szCs w:val="18"/>
                  </w:rPr>
                </w:rPrChange>
              </w:rPr>
            </w:pPr>
            <w:r w:rsidRPr="00A12FCA">
              <w:rPr>
                <w:rFonts w:eastAsia="Helvetica" w:hAnsi="Helvetica" w:cs="Helvetica"/>
                <w:color w:val="000000"/>
                <w:sz w:val="16"/>
                <w:szCs w:val="16"/>
                <w:rPrChange w:id="4192" w:author="Xolani Sibande" w:date="2023-11-29T09:27:00Z">
                  <w:rPr>
                    <w:rFonts w:eastAsia="Helvetica" w:hAnsi="Helvetica" w:cs="Helvetica"/>
                    <w:color w:val="000000"/>
                    <w:sz w:val="18"/>
                    <w:szCs w:val="18"/>
                  </w:rPr>
                </w:rPrChange>
              </w:rPr>
              <w:t xml:space="preserve">Note: Non-financial corporations results with </w:t>
            </w:r>
            <w:del w:id="4193" w:author="Xolani Sibande" w:date="2023-11-29T09:06:00Z">
              <w:r w:rsidRPr="00A12FCA" w:rsidDel="00123093">
                <w:rPr>
                  <w:rFonts w:eastAsia="Helvetica" w:hAnsi="Helvetica" w:cs="Helvetica"/>
                  <w:color w:val="000000"/>
                  <w:sz w:val="16"/>
                  <w:szCs w:val="16"/>
                  <w:rPrChange w:id="4194" w:author="Xolani Sibande" w:date="2023-11-29T09:27:00Z">
                    <w:rPr>
                      <w:rFonts w:eastAsia="Helvetica" w:hAnsi="Helvetica" w:cs="Helvetica"/>
                      <w:color w:val="000000"/>
                      <w:sz w:val="18"/>
                      <w:szCs w:val="18"/>
                    </w:rPr>
                  </w:rPrChange>
                </w:rPr>
                <w:delText>3 month</w:delText>
              </w:r>
            </w:del>
            <w:ins w:id="4195" w:author="Xolani Sibande" w:date="2023-11-29T09:06:00Z">
              <w:r w:rsidR="00123093" w:rsidRPr="00A12FCA">
                <w:rPr>
                  <w:rFonts w:eastAsia="Helvetica" w:hAnsi="Helvetica" w:cs="Helvetica"/>
                  <w:color w:val="000000"/>
                  <w:sz w:val="16"/>
                  <w:szCs w:val="16"/>
                  <w:rPrChange w:id="4196" w:author="Xolani Sibande" w:date="2023-11-29T09:27:00Z">
                    <w:rPr>
                      <w:rFonts w:eastAsia="Helvetica" w:hAnsi="Helvetica" w:cs="Helvetica"/>
                      <w:color w:val="000000"/>
                      <w:sz w:val="18"/>
                      <w:szCs w:val="18"/>
                    </w:rPr>
                  </w:rPrChange>
                </w:rPr>
                <w:t>3-month</w:t>
              </w:r>
            </w:ins>
            <w:r w:rsidRPr="00A12FCA">
              <w:rPr>
                <w:rFonts w:eastAsia="Helvetica" w:hAnsi="Helvetica" w:cs="Helvetica"/>
                <w:color w:val="000000"/>
                <w:sz w:val="16"/>
                <w:szCs w:val="16"/>
                <w:rPrChange w:id="4197" w:author="Xolani Sibande" w:date="2023-11-29T09:27:00Z">
                  <w:rPr>
                    <w:rFonts w:eastAsia="Helvetica" w:hAnsi="Helvetica" w:cs="Helvetica"/>
                    <w:color w:val="000000"/>
                    <w:sz w:val="18"/>
                    <w:szCs w:val="18"/>
                  </w:rPr>
                </w:rPrChange>
              </w:rPr>
              <w:t xml:space="preserve"> loan growth period. The </w:t>
            </w:r>
            <w:del w:id="4198" w:author="Xolani Sibande" w:date="2023-11-29T09:20:00Z">
              <w:r w:rsidRPr="00A12FCA" w:rsidDel="00CD278B">
                <w:rPr>
                  <w:rFonts w:eastAsia="Helvetica" w:hAnsi="Helvetica" w:cs="Helvetica"/>
                  <w:color w:val="000000"/>
                  <w:sz w:val="16"/>
                  <w:szCs w:val="16"/>
                  <w:rPrChange w:id="4199" w:author="Xolani Sibande" w:date="2023-11-29T09:27:00Z">
                    <w:rPr>
                      <w:rFonts w:eastAsia="Helvetica" w:hAnsi="Helvetica" w:cs="Helvetica"/>
                      <w:color w:val="000000"/>
                      <w:sz w:val="18"/>
                      <w:szCs w:val="18"/>
                    </w:rPr>
                  </w:rPrChange>
                </w:rPr>
                <w:delText>depandant</w:delText>
              </w:r>
            </w:del>
            <w:ins w:id="4200" w:author="Xolani Sibande" w:date="2023-11-29T09:20:00Z">
              <w:r w:rsidR="00CD278B" w:rsidRPr="00A12FCA">
                <w:rPr>
                  <w:rFonts w:eastAsia="Helvetica" w:hAnsi="Helvetica" w:cs="Helvetica"/>
                  <w:color w:val="000000"/>
                  <w:sz w:val="16"/>
                  <w:szCs w:val="16"/>
                  <w:rPrChange w:id="4201" w:author="Xolani Sibande" w:date="2023-11-29T09:27:00Z">
                    <w:rPr>
                      <w:rFonts w:eastAsia="Helvetica" w:hAnsi="Helvetica" w:cs="Helvetica"/>
                      <w:color w:val="000000"/>
                      <w:sz w:val="18"/>
                      <w:szCs w:val="18"/>
                    </w:rPr>
                  </w:rPrChange>
                </w:rPr>
                <w:t>dependant</w:t>
              </w:r>
            </w:ins>
            <w:r w:rsidRPr="00A12FCA">
              <w:rPr>
                <w:rFonts w:eastAsia="Helvetica" w:hAnsi="Helvetica" w:cs="Helvetica"/>
                <w:color w:val="000000"/>
                <w:sz w:val="16"/>
                <w:szCs w:val="16"/>
                <w:rPrChange w:id="4202" w:author="Xolani Sibande" w:date="2023-11-29T09:27:00Z">
                  <w:rPr>
                    <w:rFonts w:eastAsia="Helvetica" w:hAnsi="Helvetica" w:cs="Helvetica"/>
                    <w:color w:val="000000"/>
                    <w:sz w:val="18"/>
                    <w:szCs w:val="18"/>
                  </w:rPr>
                </w:rPrChange>
              </w:rPr>
              <w:t xml:space="preserve"> variables in loan growth at bank level at a monthly frequency, calculated as the log difference at t and t -3. All control variables are defined in Table </w:t>
            </w:r>
            <w:ins w:id="4203" w:author="Xolani Sibande" w:date="2023-11-29T09:06:00Z">
              <w:r w:rsidR="00123093" w:rsidRPr="00A12FCA">
                <w:rPr>
                  <w:rFonts w:eastAsia="Helvetica" w:hAnsi="Helvetica" w:cs="Helvetica"/>
                  <w:color w:val="000000"/>
                  <w:sz w:val="16"/>
                  <w:szCs w:val="16"/>
                  <w:rPrChange w:id="4204" w:author="Xolani Sibande" w:date="2023-11-29T09:27:00Z">
                    <w:rPr>
                      <w:rFonts w:eastAsia="Helvetica" w:hAnsi="Helvetica" w:cs="Helvetica"/>
                      <w:color w:val="000000"/>
                      <w:sz w:val="18"/>
                      <w:szCs w:val="18"/>
                    </w:rPr>
                  </w:rPrChange>
                </w:rPr>
                <w:t>3</w:t>
              </w:r>
            </w:ins>
            <w:del w:id="4205" w:author="Xolani Sibande" w:date="2023-11-29T09:06:00Z">
              <w:r w:rsidRPr="00A12FCA" w:rsidDel="00123093">
                <w:rPr>
                  <w:rFonts w:eastAsia="Helvetica" w:hAnsi="Helvetica" w:cs="Helvetica"/>
                  <w:color w:val="000000"/>
                  <w:sz w:val="16"/>
                  <w:szCs w:val="16"/>
                  <w:rPrChange w:id="4206" w:author="Xolani Sibande" w:date="2023-11-29T09:27:00Z">
                    <w:rPr>
                      <w:rFonts w:eastAsia="Helvetica" w:hAnsi="Helvetica" w:cs="Helvetica"/>
                      <w:color w:val="000000"/>
                      <w:sz w:val="18"/>
                      <w:szCs w:val="18"/>
                    </w:rPr>
                  </w:rPrChange>
                </w:rPr>
                <w:delText>2</w:delText>
              </w:r>
            </w:del>
            <w:r w:rsidRPr="00A12FCA">
              <w:rPr>
                <w:rFonts w:eastAsia="Helvetica" w:hAnsi="Helvetica" w:cs="Helvetica"/>
                <w:color w:val="000000"/>
                <w:sz w:val="16"/>
                <w:szCs w:val="16"/>
                <w:rPrChange w:id="4207" w:author="Xolani Sibande" w:date="2023-11-29T09:27:00Z">
                  <w:rPr>
                    <w:rFonts w:eastAsia="Helvetica" w:hAnsi="Helvetica" w:cs="Helvetica"/>
                    <w:color w:val="000000"/>
                    <w:sz w:val="18"/>
                    <w:szCs w:val="18"/>
                  </w:rPr>
                </w:rPrChange>
              </w:rPr>
              <w:t xml:space="preserve">. Standard errors are clustered at a bank level. All equations include both bank and monthly effects. A test for equality p-value of &lt; 0.1 is significant. </w:t>
            </w:r>
            <m:oMath>
              <m:r>
                <w:rPr>
                  <w:rFonts w:ascii="Cambria Math" w:hAnsi="Cambria Math"/>
                  <w:sz w:val="16"/>
                  <w:szCs w:val="16"/>
                  <w:rPrChange w:id="4208" w:author="Xolani Sibande" w:date="2023-11-29T09:27:00Z">
                    <w:rPr>
                      <w:rFonts w:ascii="Cambria Math" w:hAnsi="Cambria Math"/>
                      <w:sz w:val="18"/>
                      <w:szCs w:val="18"/>
                    </w:rPr>
                  </w:rPrChange>
                </w:rPr>
                <m:t>***p&lt;0.01,**p&lt;0.05,*p&lt;0.1</m:t>
              </m:r>
            </m:oMath>
          </w:p>
        </w:tc>
      </w:tr>
    </w:tbl>
    <w:p w14:paraId="0C642945" w14:textId="77777777" w:rsidR="00370EF6" w:rsidRDefault="00D00CD1">
      <w:r>
        <w:br w:type="page"/>
      </w:r>
    </w:p>
    <w:p w14:paraId="207E2956" w14:textId="77777777" w:rsidR="00370EF6" w:rsidRDefault="00D00CD1" w:rsidP="00876958">
      <w:pPr>
        <w:pStyle w:val="Heading1"/>
      </w:pPr>
      <w:bookmarkStart w:id="4209" w:name="references"/>
      <w:bookmarkEnd w:id="2158"/>
      <w:bookmarkEnd w:id="2505"/>
      <w:r>
        <w:lastRenderedPageBreak/>
        <w:t>References</w:t>
      </w:r>
    </w:p>
    <w:p w14:paraId="7BD3A992" w14:textId="7D59CB24" w:rsidR="006B6A8C" w:rsidRPr="00FF788A" w:rsidRDefault="006B6A8C" w:rsidP="006B6A8C">
      <w:bookmarkStart w:id="4210" w:name="ref-aiyar2014international"/>
      <w:bookmarkStart w:id="4211" w:name="refs"/>
      <w:r w:rsidRPr="00FF788A">
        <w:t>Aiyar, S., Calomiris, C. W., &amp; Wieladek, T. (2014</w:t>
      </w:r>
      <w:r>
        <w:t>a</w:t>
      </w:r>
      <w:r w:rsidRPr="00FF788A">
        <w:t>). Does macro</w:t>
      </w:r>
      <w:r w:rsidRPr="00FF788A">
        <w:rPr>
          <w:rFonts w:ascii="Cambria Math" w:hAnsi="Cambria Math" w:cs="Cambria Math"/>
        </w:rPr>
        <w:t>‐</w:t>
      </w:r>
      <w:r w:rsidRPr="00FF788A">
        <w:t>prudential regulation leak? Evidence from a UK policy experiment. Journal of Money, Credit and Banking, 46(s1), 181–214.</w:t>
      </w:r>
    </w:p>
    <w:p w14:paraId="1EAF2FA6" w14:textId="1190DBCF" w:rsidR="006B6A8C" w:rsidRDefault="00D00CD1" w:rsidP="004711AE">
      <w:r>
        <w:t>Aiyar, S., Calomiris, C. W., Hooley, J., Korniyenko, Y. and Wieladek, T. (2014</w:t>
      </w:r>
      <w:r w:rsidR="006B6A8C">
        <w:t>b</w:t>
      </w:r>
      <w:r>
        <w:t xml:space="preserve">). ‘The international transmission of bank capital requirements: Evidence from the UK’. </w:t>
      </w:r>
      <w:r>
        <w:rPr>
          <w:i/>
          <w:iCs/>
        </w:rPr>
        <w:t>Journal of Financial Economics</w:t>
      </w:r>
      <w:r>
        <w:t>. Elsevier, 113 (3), pp. 368–382.</w:t>
      </w:r>
    </w:p>
    <w:p w14:paraId="007237D8" w14:textId="77777777" w:rsidR="00370EF6" w:rsidRDefault="00D00CD1">
      <w:bookmarkStart w:id="4212" w:name="ref-aiyar2016does"/>
      <w:bookmarkEnd w:id="4210"/>
      <w:r>
        <w:t xml:space="preserve">Aiyar, S., Calomiris, C. W. and Wieladek, T. (2016). ‘How does credit supply respond to monetary policy and bank minimum capital requirements?’ </w:t>
      </w:r>
      <w:r>
        <w:rPr>
          <w:i/>
          <w:iCs/>
        </w:rPr>
        <w:t>European Economic Review</w:t>
      </w:r>
      <w:r>
        <w:t>. Elsevier, 82, pp. 142–165.</w:t>
      </w:r>
    </w:p>
    <w:p w14:paraId="38D50CF2" w14:textId="77777777" w:rsidR="00370EF6" w:rsidRDefault="00D00CD1">
      <w:bookmarkStart w:id="4213" w:name="ref-ateba2019strategic"/>
      <w:bookmarkEnd w:id="4212"/>
      <w:r>
        <w:t xml:space="preserve">Ateba, B. B. and Prinsloo, J. J. (2019). ‘Strategic management for electricity supply sustainability in south africa’. </w:t>
      </w:r>
      <w:r>
        <w:rPr>
          <w:i/>
          <w:iCs/>
        </w:rPr>
        <w:t>Utilities Policy</w:t>
      </w:r>
      <w:r>
        <w:t>. Elsevier, 56, pp. 92–103.</w:t>
      </w:r>
    </w:p>
    <w:p w14:paraId="605E7196" w14:textId="77777777" w:rsidR="00370EF6" w:rsidRDefault="00D00CD1">
      <w:bookmarkStart w:id="4214" w:name="ref-berger1994lines"/>
      <w:bookmarkEnd w:id="4213"/>
      <w:r>
        <w:t xml:space="preserve">Berger, A. N. and Udell, G. F. (1994). ‘Lines of credit and relationship lending in small firm finance’. </w:t>
      </w:r>
      <w:r>
        <w:rPr>
          <w:i/>
          <w:iCs/>
        </w:rPr>
        <w:t>Jerome Levy Economics Institute Working Paper</w:t>
      </w:r>
      <w:r>
        <w:t>, (113).</w:t>
      </w:r>
    </w:p>
    <w:p w14:paraId="22386C59" w14:textId="77777777" w:rsidR="00370EF6" w:rsidRDefault="00D00CD1">
      <w:bookmarkStart w:id="4215" w:name="ref-berrospide2010effects"/>
      <w:bookmarkEnd w:id="4214"/>
      <w:r>
        <w:t>Berrospide, J. M. and Edge, R. M. (2010). ‘The effects of bank capital on lending: What do we know, and what does it mean?’ CAMA Working Paper Series 26/2010.</w:t>
      </w:r>
    </w:p>
    <w:p w14:paraId="69A1588A" w14:textId="77777777" w:rsidR="00370EF6" w:rsidRDefault="00D00CD1">
      <w:bookmarkStart w:id="4216" w:name="ref-calomiris1991role"/>
      <w:bookmarkEnd w:id="4215"/>
      <w:r>
        <w:t xml:space="preserve">Calomiris, C. W. and Kahn, C. M. (1991). ‘The role of demandable debt in structuring optimal banking arrangements’. </w:t>
      </w:r>
      <w:r>
        <w:rPr>
          <w:i/>
          <w:iCs/>
        </w:rPr>
        <w:t>The American Economic Review</w:t>
      </w:r>
      <w:r>
        <w:t>. JSTOR, pp. 497–513.</w:t>
      </w:r>
    </w:p>
    <w:p w14:paraId="725FCB84" w14:textId="531C3281" w:rsidR="00F01003" w:rsidRPr="00405CFD" w:rsidRDefault="00F01003" w:rsidP="00405CFD">
      <w:bookmarkStart w:id="4217" w:name="ref-calomiris1998bank"/>
      <w:bookmarkEnd w:id="4216"/>
      <w:r w:rsidRPr="00405CFD">
        <w:t xml:space="preserve">Calomiris, Charles W. and Berry Wilson. </w:t>
      </w:r>
      <w:r w:rsidR="00B261DA" w:rsidRPr="00405CFD">
        <w:t>(</w:t>
      </w:r>
      <w:r w:rsidRPr="00405CFD">
        <w:t>2004</w:t>
      </w:r>
      <w:r w:rsidR="00B261DA" w:rsidRPr="00405CFD">
        <w:t>)</w:t>
      </w:r>
      <w:r w:rsidRPr="00405CFD">
        <w:t>. “Bank Capital and Portfolio Management: The 1930s ‘Capital Crunch’ and the Scramble to Shed Risk.” Journal of Business 77(3).</w:t>
      </w:r>
    </w:p>
    <w:p w14:paraId="5B00A369" w14:textId="77777777" w:rsidR="00370EF6" w:rsidRDefault="00D00CD1">
      <w:bookmarkStart w:id="4218" w:name="ref-de2020bank"/>
      <w:bookmarkEnd w:id="4217"/>
      <w:r>
        <w:t xml:space="preserve">De Jonghe, O., Dewachter, H. and Ongena, S. (2020). ‘Bank capital (requirements) and credit supply: Evidence from pillar 2 decisions’. </w:t>
      </w:r>
      <w:r>
        <w:rPr>
          <w:i/>
          <w:iCs/>
        </w:rPr>
        <w:t>Journal of Corporate Finance</w:t>
      </w:r>
      <w:r>
        <w:t>. Elsevier, 60, p. 101518.</w:t>
      </w:r>
    </w:p>
    <w:p w14:paraId="4289C7D0" w14:textId="77777777" w:rsidR="00370EF6" w:rsidRDefault="00D00CD1">
      <w:bookmarkStart w:id="4219" w:name="ref-fang2020bank"/>
      <w:bookmarkEnd w:id="4218"/>
      <w:r>
        <w:t xml:space="preserve">Fang, X., Jutrsa, D., Peria, S. M., Presbitero, A. F. and Ratnovski, L. (2020). ‘Bank capital requirements and lending in emerging markets: The role of bank characteristics </w:t>
      </w:r>
      <w:r>
        <w:lastRenderedPageBreak/>
        <w:t xml:space="preserve">and economic conditions’. </w:t>
      </w:r>
      <w:r>
        <w:rPr>
          <w:i/>
          <w:iCs/>
        </w:rPr>
        <w:t>Journal of Banking &amp; Finance</w:t>
      </w:r>
      <w:r>
        <w:t>. Elsevier, p. 105806.</w:t>
      </w:r>
    </w:p>
    <w:p w14:paraId="3AC35A25" w14:textId="77777777" w:rsidR="00370EF6" w:rsidRDefault="00D00CD1">
      <w:bookmarkStart w:id="4220" w:name="ref-folly2021competition"/>
      <w:bookmarkEnd w:id="4219"/>
      <w:r>
        <w:t xml:space="preserve">Folly, K. A. (2021). ‘Competition and restructuring of the south african electricity market’. in </w:t>
      </w:r>
      <w:r>
        <w:rPr>
          <w:i/>
          <w:iCs/>
        </w:rPr>
        <w:t>Local electricity markets</w:t>
      </w:r>
      <w:r>
        <w:t>. Elsevier, pp. 355–366.</w:t>
      </w:r>
    </w:p>
    <w:p w14:paraId="73660046" w14:textId="77777777" w:rsidR="00370EF6" w:rsidRDefault="00D00CD1">
      <w:bookmarkStart w:id="4221" w:name="ref-fraisse2020real"/>
      <w:bookmarkEnd w:id="4220"/>
      <w:r>
        <w:t xml:space="preserve">Fraisse, H., Lé, M. and Thesmar, D. (2020). ‘The real effects of bank capital requirements’. </w:t>
      </w:r>
      <w:r>
        <w:rPr>
          <w:i/>
          <w:iCs/>
        </w:rPr>
        <w:t>Management Science</w:t>
      </w:r>
      <w:r>
        <w:t>. INFORMS, 66 (1), pp. 5–23.</w:t>
      </w:r>
    </w:p>
    <w:p w14:paraId="2B257E88" w14:textId="77777777" w:rsidR="00370EF6" w:rsidRDefault="00D00CD1">
      <w:bookmarkStart w:id="4222" w:name="ref-francis2012capital"/>
      <w:bookmarkEnd w:id="4221"/>
      <w:r>
        <w:t xml:space="preserve">Francis, W. B. and Osborne, M. (2012). ‘Capital requirements and bank behavior in the UK: Are there lessons for international capital standards?’ </w:t>
      </w:r>
      <w:r>
        <w:rPr>
          <w:i/>
          <w:iCs/>
        </w:rPr>
        <w:t>Journal of Banking &amp; Finance</w:t>
      </w:r>
      <w:r>
        <w:t>. Elsevier, 36 (3), pp. 803–816.</w:t>
      </w:r>
    </w:p>
    <w:p w14:paraId="5874000C" w14:textId="77777777" w:rsidR="00370EF6" w:rsidRDefault="00D00CD1">
      <w:bookmarkStart w:id="4223" w:name="ref-gambacorta2004does"/>
      <w:bookmarkEnd w:id="4222"/>
      <w:r>
        <w:t xml:space="preserve">Gambacorta, L. and Mistrulli, P. E. (2004). ‘Does bank capital affect lending behavior?’ </w:t>
      </w:r>
      <w:r>
        <w:rPr>
          <w:i/>
          <w:iCs/>
        </w:rPr>
        <w:t>Journal of Financial intermediation</w:t>
      </w:r>
      <w:r>
        <w:t>. Elsevier, 13 (4), pp. 436–457.</w:t>
      </w:r>
    </w:p>
    <w:p w14:paraId="7532A1A0" w14:textId="77777777" w:rsidR="00370EF6" w:rsidRDefault="00D00CD1">
      <w:bookmarkStart w:id="4224" w:name="ref-hancock1994bank"/>
      <w:bookmarkEnd w:id="4223"/>
      <w:r>
        <w:t xml:space="preserve">Hancock, D. and Wilcox, J. A. (1994). ‘Bank capital and the credit crunch: The roles of risk-weighted and unweighted capital regulations’. </w:t>
      </w:r>
      <w:r>
        <w:rPr>
          <w:i/>
          <w:iCs/>
        </w:rPr>
        <w:t>Real Estate Economics</w:t>
      </w:r>
      <w:r>
        <w:t>. Wiley Online Library, 22 (1), pp. 59–94.</w:t>
      </w:r>
    </w:p>
    <w:p w14:paraId="326F6C17" w14:textId="77777777" w:rsidR="00370EF6" w:rsidRDefault="00D00CD1">
      <w:bookmarkStart w:id="4225" w:name="ref-hellwig2014bankers"/>
      <w:bookmarkEnd w:id="4224"/>
      <w:r>
        <w:t xml:space="preserve">Hellwig, M. and Admati, A. (2014). </w:t>
      </w:r>
      <w:r>
        <w:rPr>
          <w:i/>
          <w:iCs/>
        </w:rPr>
        <w:t>The bankers’ new clothes: What’s wrong with banking and what to do about it-updated edition</w:t>
      </w:r>
      <w:r>
        <w:t>. Princeton University Press.</w:t>
      </w:r>
    </w:p>
    <w:p w14:paraId="779276A9" w14:textId="77777777" w:rsidR="00370EF6" w:rsidRDefault="00D00CD1">
      <w:bookmarkStart w:id="4226" w:name="ref-houston1997capital"/>
      <w:bookmarkEnd w:id="4225"/>
      <w:r>
        <w:t xml:space="preserve">Houston, J., James, C. and Marcus, D. (1997). ‘Capital market frictions and the role of internal capital markets in banking’. </w:t>
      </w:r>
      <w:r>
        <w:rPr>
          <w:i/>
          <w:iCs/>
        </w:rPr>
        <w:t>Journal of financial Economics</w:t>
      </w:r>
      <w:r>
        <w:t>. Elsevier, 46 (2), pp. 135–164.</w:t>
      </w:r>
    </w:p>
    <w:p w14:paraId="48DF1619" w14:textId="77777777" w:rsidR="00370EF6" w:rsidRDefault="00D00CD1">
      <w:bookmarkStart w:id="4227" w:name="ref-imbierowicz2018time"/>
      <w:bookmarkEnd w:id="4226"/>
      <w:r>
        <w:t xml:space="preserve">Imbierowicz, B., Kragh, J. and Rangvid, J. (2018). ‘Time-varying capital requirements and disclosure rules: Effects on capitalization and lending decisions’. </w:t>
      </w:r>
      <w:r>
        <w:rPr>
          <w:i/>
          <w:iCs/>
        </w:rPr>
        <w:t>Journal of Money, Credit and Banking</w:t>
      </w:r>
      <w:r>
        <w:t>. Wiley Online Library, 50 (4), pp. 573–602.</w:t>
      </w:r>
    </w:p>
    <w:p w14:paraId="315F9BB8" w14:textId="77777777" w:rsidR="00370EF6" w:rsidRDefault="00D00CD1">
      <w:bookmarkStart w:id="4228" w:name="ref-jimenez2017macroprudential"/>
      <w:bookmarkEnd w:id="4227"/>
      <w:r>
        <w:t xml:space="preserve">Jiménez, G., Ongena, S., Peydró, J.-L. and Saurina, J. (2017). ‘Macroprudential policy, countercyclical bank capital buffers, and credit supply: Evidence from the spanish dynamic provisioning experiments’. </w:t>
      </w:r>
      <w:r>
        <w:rPr>
          <w:i/>
          <w:iCs/>
        </w:rPr>
        <w:t>Journal of Political Economy</w:t>
      </w:r>
      <w:r>
        <w:t>. University of Chicago Press Chicago, IL, 125 (6), pp. 2126–2177.</w:t>
      </w:r>
    </w:p>
    <w:p w14:paraId="3BE5A521" w14:textId="77777777" w:rsidR="00370EF6" w:rsidRDefault="00D00CD1">
      <w:bookmarkStart w:id="4229" w:name="ref-jorda2005estimation"/>
      <w:bookmarkEnd w:id="4228"/>
      <w:r>
        <w:t xml:space="preserve">Jordà, Ò. (2005). ‘Estimation and inference of impulse responses by local projections’. </w:t>
      </w:r>
      <w:r>
        <w:rPr>
          <w:i/>
          <w:iCs/>
        </w:rPr>
        <w:lastRenderedPageBreak/>
        <w:t xml:space="preserve">American </w:t>
      </w:r>
      <w:r w:rsidRPr="00405CFD">
        <w:t>economic review</w:t>
      </w:r>
      <w:r>
        <w:t>. American Economic Association, 95 (1), pp. 161–182.</w:t>
      </w:r>
    </w:p>
    <w:p w14:paraId="427FCAC8" w14:textId="77777777" w:rsidR="00F3467E" w:rsidRPr="00405CFD" w:rsidRDefault="00F3467E" w:rsidP="00405CFD">
      <w:bookmarkStart w:id="4230" w:name="ref-milne2002bank"/>
      <w:bookmarkEnd w:id="4229"/>
      <w:r w:rsidRPr="00405CFD">
        <w:t>Khwaja, A. I., &amp; Mian, A. (2008). Tracing the impact of bank liquidity shocks: Evidence from an emerging market. American Economic Review, 98(4), 1413–1442.</w:t>
      </w:r>
    </w:p>
    <w:p w14:paraId="73FCC12C" w14:textId="539E8515" w:rsidR="00370EF6" w:rsidRDefault="00D00CD1">
      <w:r>
        <w:t xml:space="preserve">Milne, A. and Whalley, A. (2002). ‘Bank capital regulation and incentives for risk-taking (SSRN </w:t>
      </w:r>
      <w:r w:rsidR="00F3467E">
        <w:t>s</w:t>
      </w:r>
      <w:r>
        <w:t>cholarly paper no. ID 299319). Rochester, NY: Social science research network’.</w:t>
      </w:r>
    </w:p>
    <w:p w14:paraId="428B9B30" w14:textId="77777777" w:rsidR="00370EF6" w:rsidRDefault="00D00CD1">
      <w:bookmarkStart w:id="4231" w:name="ref-modigliani58"/>
      <w:bookmarkEnd w:id="4230"/>
      <w:r>
        <w:t xml:space="preserve">Modigliani, F. and Miller, M. H. (1958). ‘The cost of capital, corporate finance and the theory of investment’. </w:t>
      </w:r>
      <w:r>
        <w:rPr>
          <w:i/>
          <w:iCs/>
        </w:rPr>
        <w:t>American Economic Review</w:t>
      </w:r>
      <w:r>
        <w:t>, 48, pp. 261–97.</w:t>
      </w:r>
    </w:p>
    <w:p w14:paraId="00CD50FD" w14:textId="77777777" w:rsidR="00370EF6" w:rsidRDefault="00D00CD1">
      <w:bookmarkStart w:id="4232" w:name="ref-nier2005bank"/>
      <w:bookmarkEnd w:id="4231"/>
      <w:r>
        <w:t xml:space="preserve">Nier, E. and Zicchino, L. (2005). ‘Bank weakness and bank loan supply’. </w:t>
      </w:r>
      <w:r>
        <w:rPr>
          <w:i/>
          <w:iCs/>
        </w:rPr>
        <w:t>Bank of England Financial Stability Review (December)</w:t>
      </w:r>
      <w:r>
        <w:t>, pp. 85–93.</w:t>
      </w:r>
    </w:p>
    <w:p w14:paraId="5FA8B780" w14:textId="77777777" w:rsidR="00370EF6" w:rsidRDefault="00D00CD1">
      <w:bookmarkStart w:id="4233" w:name="ref-nowak2005first"/>
      <w:bookmarkEnd w:id="4232"/>
      <w:r>
        <w:t xml:space="preserve">Nowak, M. (2005). ‘The first ten years after apartheid: An overview of the south african economy’. </w:t>
      </w:r>
      <w:r>
        <w:rPr>
          <w:i/>
          <w:iCs/>
        </w:rPr>
        <w:t>Post-Apartheid South Africa: The First Ten Years. Washington, DC: International Monetary Fund</w:t>
      </w:r>
      <w:r>
        <w:t>, pp. 1–10.</w:t>
      </w:r>
    </w:p>
    <w:p w14:paraId="66948F2D" w14:textId="77777777" w:rsidR="00370EF6" w:rsidRDefault="00D00CD1">
      <w:bookmarkStart w:id="4234" w:name="ref-nowak2006post"/>
      <w:bookmarkEnd w:id="4233"/>
      <w:r>
        <w:t>Nowak, M. M. and Ricci, M. L. A. (2006). ‘Post-apartheid south africa: The first ten years’. International Monetary Fund.</w:t>
      </w:r>
    </w:p>
    <w:p w14:paraId="6C45A94E" w14:textId="03646288" w:rsidR="00370EF6" w:rsidRDefault="00D00CD1">
      <w:bookmarkStart w:id="4235" w:name="ref-peek1997international"/>
      <w:bookmarkEnd w:id="4234"/>
      <w:r>
        <w:t xml:space="preserve">Peek, J. and Rosengren, E. S. (1997). ‘The international transmission of financial shocks: The case of </w:t>
      </w:r>
      <w:r w:rsidR="005D0D76">
        <w:t>J</w:t>
      </w:r>
      <w:r>
        <w:t xml:space="preserve">apan’. </w:t>
      </w:r>
      <w:r>
        <w:rPr>
          <w:i/>
          <w:iCs/>
        </w:rPr>
        <w:t>The American Economic Review</w:t>
      </w:r>
      <w:r>
        <w:t>. JSTOR, pp. 495–505.</w:t>
      </w:r>
    </w:p>
    <w:p w14:paraId="477D0E1F" w14:textId="3D249E19" w:rsidR="00370EF6" w:rsidRDefault="00D00CD1">
      <w:bookmarkStart w:id="4236" w:name="ref-neryvia2023"/>
      <w:bookmarkEnd w:id="4235"/>
      <w:r>
        <w:t>Pillay, N. and Makrelov, K. (2023). ‘Capital buffers and lending in south africa (</w:t>
      </w:r>
      <w:r w:rsidR="005D0D76">
        <w:t>forth</w:t>
      </w:r>
      <w:r>
        <w:t>coming)’. South African Reserve Bank.</w:t>
      </w:r>
    </w:p>
    <w:p w14:paraId="23938D9C" w14:textId="77777777" w:rsidR="00370EF6" w:rsidRDefault="00D00CD1">
      <w:bookmarkStart w:id="4237" w:name="ref-van2008welfare"/>
      <w:bookmarkEnd w:id="4236"/>
      <w:r>
        <w:t xml:space="preserve">Van den Heuvel, S. J. (2008). ‘The welfare cost of bank capital requirements’. </w:t>
      </w:r>
      <w:r>
        <w:rPr>
          <w:i/>
          <w:iCs/>
        </w:rPr>
        <w:t>Journal of Monetary Economics</w:t>
      </w:r>
      <w:r>
        <w:t>. Elsevier, 55 (2), pp. 298–320.</w:t>
      </w:r>
      <w:bookmarkEnd w:id="4209"/>
      <w:bookmarkEnd w:id="4211"/>
      <w:bookmarkEnd w:id="4237"/>
    </w:p>
    <w:sectPr w:rsidR="00370EF6" w:rsidSect="00153598">
      <w:footnotePr>
        <w:numFmt w:val="chicago"/>
        <w:numRestart w:val="eachSect"/>
      </w:footnotePr>
      <w:pgSz w:w="11907" w:h="16840"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AE35B" w14:textId="77777777" w:rsidR="00153598" w:rsidRDefault="00153598">
      <w:pPr>
        <w:spacing w:after="0" w:line="240" w:lineRule="auto"/>
      </w:pPr>
      <w:r>
        <w:separator/>
      </w:r>
    </w:p>
  </w:endnote>
  <w:endnote w:type="continuationSeparator" w:id="0">
    <w:p w14:paraId="0A6CB07E" w14:textId="77777777" w:rsidR="00153598" w:rsidRDefault="00153598">
      <w:pPr>
        <w:spacing w:after="0" w:line="240" w:lineRule="auto"/>
      </w:pPr>
      <w:r>
        <w:continuationSeparator/>
      </w:r>
    </w:p>
  </w:endnote>
  <w:endnote w:type="continuationNotice" w:id="1">
    <w:p w14:paraId="617B2ADD" w14:textId="77777777" w:rsidR="00153598" w:rsidRDefault="0015359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pitch w:val="variable"/>
    <w:sig w:usb0="E4002EFF" w:usb1="C000E47F"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AAA78" w14:textId="77777777" w:rsidR="00405CFD" w:rsidRDefault="00405C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C2FE7" w14:textId="77777777" w:rsidR="00405CFD" w:rsidRDefault="00405CFD">
    <w:pPr>
      <w:pStyle w:val="Footer"/>
      <w:jc w:val="center"/>
    </w:pPr>
  </w:p>
  <w:p w14:paraId="685680CA" w14:textId="77777777" w:rsidR="00405CFD" w:rsidRDefault="00405CFD">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FC102" w14:textId="77777777" w:rsidR="00405CFD" w:rsidRDefault="00405C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52843" w14:textId="77777777" w:rsidR="00153598" w:rsidRDefault="00153598">
      <w:r>
        <w:separator/>
      </w:r>
    </w:p>
  </w:footnote>
  <w:footnote w:type="continuationSeparator" w:id="0">
    <w:p w14:paraId="1C1DE701" w14:textId="77777777" w:rsidR="00153598" w:rsidRDefault="00153598">
      <w:r>
        <w:continuationSeparator/>
      </w:r>
    </w:p>
  </w:footnote>
  <w:footnote w:type="continuationNotice" w:id="1">
    <w:p w14:paraId="5A26DA57" w14:textId="77777777" w:rsidR="00153598" w:rsidRDefault="00153598">
      <w:pPr>
        <w:spacing w:after="0" w:line="240" w:lineRule="auto"/>
      </w:pPr>
    </w:p>
  </w:footnote>
  <w:footnote w:id="2">
    <w:p w14:paraId="0C2BEB54" w14:textId="40D202BE" w:rsidR="00405CFD" w:rsidRDefault="00405CFD" w:rsidP="00AB4180">
      <w:pPr>
        <w:pStyle w:val="FootnoteText"/>
      </w:pPr>
      <w:r>
        <w:rPr>
          <w:rStyle w:val="FootnoteReference"/>
        </w:rPr>
        <w:footnoteRef/>
      </w:r>
      <w:r>
        <w:t xml:space="preserve">. South African Reserve Bank, Pretoria, South Africa; Email: xolani.sibande@resbank.co.za. We thank the reviewers for their invaluable comments. </w:t>
      </w:r>
    </w:p>
  </w:footnote>
  <w:footnote w:id="3">
    <w:p w14:paraId="0A6F9BF6" w14:textId="7E27908C" w:rsidR="00405CFD" w:rsidRPr="00B37C0F" w:rsidRDefault="00405CFD" w:rsidP="00AB4180">
      <w:pPr>
        <w:pStyle w:val="FootnoteText"/>
        <w:rPr>
          <w:lang w:val="en-ZA"/>
        </w:rPr>
      </w:pPr>
      <w:r>
        <w:rPr>
          <w:rStyle w:val="FootnoteReference"/>
        </w:rPr>
        <w:footnoteRef/>
      </w:r>
      <w:r>
        <w:t xml:space="preserve"> </w:t>
      </w:r>
      <w:r w:rsidRPr="00B37C0F">
        <w:rPr>
          <w:lang w:val="en-ZA"/>
        </w:rPr>
        <w:t xml:space="preserve">Loughborough </w:t>
      </w:r>
      <w:r>
        <w:rPr>
          <w:lang w:val="en-ZA"/>
        </w:rPr>
        <w:t xml:space="preserve">Business School, Loughborough </w:t>
      </w:r>
      <w:r w:rsidRPr="00B37C0F">
        <w:rPr>
          <w:lang w:val="en-ZA"/>
        </w:rPr>
        <w:t xml:space="preserve">University, </w:t>
      </w:r>
      <w:r>
        <w:rPr>
          <w:lang w:val="en-ZA"/>
        </w:rPr>
        <w:t>Loughborough</w:t>
      </w:r>
      <w:r w:rsidRPr="00B37C0F">
        <w:rPr>
          <w:lang w:val="en-ZA"/>
        </w:rPr>
        <w:t xml:space="preserve">, United Kingdom; Email: A.K.L.Milne@lboro.ac.uk </w:t>
      </w:r>
    </w:p>
    <w:p w14:paraId="36DCC6E0" w14:textId="76BECFE1" w:rsidR="00405CFD" w:rsidRPr="00B37C0F" w:rsidRDefault="00405CFD" w:rsidP="00AB4180">
      <w:pPr>
        <w:pStyle w:val="FootnoteText"/>
        <w:rPr>
          <w:lang w:val="en-US"/>
        </w:rPr>
      </w:pPr>
    </w:p>
  </w:footnote>
  <w:footnote w:id="4">
    <w:p w14:paraId="54ED32FB" w14:textId="3A363471" w:rsidR="00405CFD" w:rsidRDefault="00405CFD" w:rsidP="00AB4180">
      <w:pPr>
        <w:pStyle w:val="FootnoteText"/>
      </w:pPr>
      <w:r>
        <w:rPr>
          <w:rStyle w:val="FootnoteReference"/>
        </w:rPr>
        <w:footnoteRef/>
      </w:r>
      <w:r>
        <w:t xml:space="preserve"> This literature is part of broader literature on credit supply shocks and bank lending, see Degryse et al. (2019) for a more </w:t>
      </w:r>
      <w:del w:id="15" w:author="Xolani Sibande" w:date="2023-11-29T08:57:00Z">
        <w:r w:rsidDel="00531C13">
          <w:delText>comprehesive</w:delText>
        </w:r>
      </w:del>
      <w:ins w:id="16" w:author="Xolani Sibande" w:date="2023-11-29T08:57:00Z">
        <w:r w:rsidR="00531C13">
          <w:t>comprehensive</w:t>
        </w:r>
      </w:ins>
      <w:r>
        <w:t xml:space="preserve"> review. </w:t>
      </w:r>
    </w:p>
  </w:footnote>
  <w:footnote w:id="5">
    <w:p w14:paraId="57235CD5" w14:textId="77777777" w:rsidR="00405CFD" w:rsidRDefault="00405CFD" w:rsidP="00AB4180">
      <w:pPr>
        <w:pStyle w:val="FootnoteText"/>
      </w:pPr>
      <w:r>
        <w:rPr>
          <w:rStyle w:val="FootnoteReference"/>
        </w:rPr>
        <w:footnoteRef/>
      </w:r>
      <w:r>
        <w:t xml:space="preserve"> Macroeconomic data, except where otherwise specified, is from the IMF data mapper </w:t>
      </w:r>
      <w:hyperlink r:id="rId1">
        <w:r>
          <w:rPr>
            <w:rStyle w:val="Hyperlink"/>
          </w:rPr>
          <w:t>https://www.imf.org/external/datamapper/profile/ZAF</w:t>
        </w:r>
      </w:hyperlink>
    </w:p>
  </w:footnote>
  <w:footnote w:id="6">
    <w:p w14:paraId="366A0E40" w14:textId="77777777" w:rsidR="00405CFD" w:rsidRDefault="00405CFD" w:rsidP="00AB4180">
      <w:pPr>
        <w:pStyle w:val="FootnoteText"/>
      </w:pPr>
      <w:r>
        <w:rPr>
          <w:rStyle w:val="FootnoteReference"/>
        </w:rPr>
        <w:footnoteRef/>
      </w:r>
      <w:r>
        <w:t xml:space="preserve"> Nowak (2005); Nowak and Ricci (2006)</w:t>
      </w:r>
    </w:p>
  </w:footnote>
  <w:footnote w:id="7">
    <w:p w14:paraId="124E6429" w14:textId="77777777" w:rsidR="00405CFD" w:rsidRDefault="00405CFD" w:rsidP="00AB4180">
      <w:pPr>
        <w:pStyle w:val="FootnoteText"/>
      </w:pPr>
      <w:r>
        <w:rPr>
          <w:rStyle w:val="FootnoteReference"/>
        </w:rPr>
        <w:footnoteRef/>
      </w:r>
      <w:r>
        <w:t xml:space="preserve"> See the 2010 IMF Article IV consultation, Sept 2010, highlighting South Africa’s strong economic performance since the mid-1990s.</w:t>
      </w:r>
    </w:p>
  </w:footnote>
  <w:footnote w:id="8">
    <w:p w14:paraId="046F2CB7" w14:textId="77777777" w:rsidR="00405CFD" w:rsidDel="000B4DE0" w:rsidRDefault="00405CFD">
      <w:pPr>
        <w:pStyle w:val="FootnoteText"/>
        <w:rPr>
          <w:del w:id="58" w:author="Xolani Sibande" w:date="2023-11-29T09:40:00Z"/>
        </w:rPr>
      </w:pPr>
      <w:del w:id="59" w:author="Xolani Sibande" w:date="2023-11-29T09:40:00Z">
        <w:r w:rsidDel="000B4DE0">
          <w:rPr>
            <w:rStyle w:val="FootnoteReference"/>
          </w:rPr>
          <w:footnoteRef/>
        </w:r>
        <w:r w:rsidDel="000B4DE0">
          <w:delText xml:space="preserve"> See the IMF Article IV consultations, that of July 2011 which ascribes the lack of labour intensive growth, in part, to concentration and lack of competition in the non-financial corporate sector.</w:delText>
        </w:r>
      </w:del>
    </w:p>
  </w:footnote>
  <w:footnote w:id="9">
    <w:p w14:paraId="786D8C05" w14:textId="77777777" w:rsidR="00405CFD" w:rsidDel="000B4DE0" w:rsidRDefault="00405CFD">
      <w:pPr>
        <w:pStyle w:val="FootnoteText"/>
        <w:rPr>
          <w:del w:id="60" w:author="Xolani Sibande" w:date="2023-11-29T09:40:00Z"/>
        </w:rPr>
      </w:pPr>
      <w:del w:id="61" w:author="Xolani Sibande" w:date="2023-11-29T09:40:00Z">
        <w:r w:rsidDel="000B4DE0">
          <w:rPr>
            <w:rStyle w:val="FootnoteReference"/>
          </w:rPr>
          <w:footnoteRef/>
        </w:r>
        <w:r w:rsidDel="000B4DE0">
          <w:delText xml:space="preserve"> Ateba and Prinsloo (2019); Folly (2021)</w:delText>
        </w:r>
      </w:del>
    </w:p>
  </w:footnote>
  <w:footnote w:id="10">
    <w:p w14:paraId="6B354711" w14:textId="77777777" w:rsidR="00405CFD" w:rsidRDefault="00405CFD" w:rsidP="00AB4180">
      <w:pPr>
        <w:pStyle w:val="FootnoteText"/>
      </w:pPr>
      <w:r>
        <w:rPr>
          <w:rStyle w:val="FootnoteReference"/>
        </w:rPr>
        <w:footnoteRef/>
      </w:r>
      <w:r>
        <w:t xml:space="preserve"> </w:t>
      </w:r>
      <w:hyperlink r:id="rId2" w:history="1">
        <w:r w:rsidRPr="0022789C">
          <w:rPr>
            <w:rStyle w:val="Hyperlink"/>
          </w:rPr>
          <w:t>https://www.resbank.co.za/en/home/what-we-do/Prudentialregulation/sa-registered-banks-and-representative-offices</w:t>
        </w:r>
      </w:hyperlink>
      <w:r>
        <w:t>, January 2022; these consisted of 13 branches of foreign banks, 4 foreign controlled commercial bank subsidiaries, 14 locally controlled commercial banks and 3 mutual banks.</w:t>
      </w:r>
    </w:p>
  </w:footnote>
  <w:footnote w:id="11">
    <w:p w14:paraId="23A1E516" w14:textId="77777777" w:rsidR="00405CFD" w:rsidRDefault="00405CFD" w:rsidP="00AB4180">
      <w:pPr>
        <w:pStyle w:val="FootnoteText"/>
      </w:pPr>
      <w:r>
        <w:rPr>
          <w:rStyle w:val="FootnoteReference"/>
        </w:rPr>
        <w:footnoteRef/>
      </w:r>
      <w:r>
        <w:t xml:space="preserve"> As of April, 2020, these were (% of banking sector assets): Standard Bank of South Africa (24.1%), First Rand (20.4%), ABSA (19.8%), Nedbank (17.0%) and Investec (7.8%); the next largest bank is Capitec (2%).</w:t>
      </w:r>
    </w:p>
  </w:footnote>
  <w:footnote w:id="12">
    <w:p w14:paraId="08CA6C89" w14:textId="77777777" w:rsidR="00405CFD" w:rsidRDefault="00405CFD" w:rsidP="00AB4180">
      <w:pPr>
        <w:pStyle w:val="FootnoteText"/>
      </w:pPr>
      <w:r>
        <w:rPr>
          <w:rStyle w:val="FootnoteReference"/>
        </w:rPr>
        <w:footnoteRef/>
      </w:r>
      <w:r>
        <w:t xml:space="preserve"> IMF financial soundness indicators</w:t>
      </w:r>
    </w:p>
  </w:footnote>
  <w:footnote w:id="13">
    <w:p w14:paraId="570DB174" w14:textId="50ECE1FB" w:rsidR="00AB4180" w:rsidRPr="00AB4180" w:rsidRDefault="00AB4180" w:rsidP="00AB4180">
      <w:pPr>
        <w:pStyle w:val="FootnoteText"/>
        <w:rPr>
          <w:lang w:val="en-US"/>
          <w:rPrChange w:id="115" w:author="Xolani Sibande" w:date="2023-12-04T09:04:00Z">
            <w:rPr/>
          </w:rPrChange>
        </w:rPr>
      </w:pPr>
      <w:ins w:id="116" w:author="Xolani Sibande" w:date="2023-12-04T09:04:00Z">
        <w:r>
          <w:rPr>
            <w:rStyle w:val="FootnoteReference"/>
          </w:rPr>
          <w:footnoteRef/>
        </w:r>
        <w:r>
          <w:t xml:space="preserve"> </w:t>
        </w:r>
        <w:r w:rsidRPr="00405CFD">
          <w:rPr>
            <w:szCs w:val="16"/>
          </w:rPr>
          <w:t>Annexure A of Directive 5 of 2013 by the Office of the Register of Banks</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62B10" w14:textId="77777777" w:rsidR="00405CFD" w:rsidRDefault="00405C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9E533" w14:textId="77777777" w:rsidR="00405CFD" w:rsidRDefault="00405CF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1B5BD" w14:textId="77777777" w:rsidR="00405CFD" w:rsidRDefault="00405C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7D38554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711"/>
    <w:multiLevelType w:val="multilevel"/>
    <w:tmpl w:val="EA0673C6"/>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2" w15:restartNumberingAfterBreak="0">
    <w:nsid w:val="040E328C"/>
    <w:multiLevelType w:val="hybridMultilevel"/>
    <w:tmpl w:val="DEA4CBE8"/>
    <w:lvl w:ilvl="0" w:tplc="19E48E48">
      <w:start w:val="8"/>
      <w:numFmt w:val="decimal"/>
      <w:lvlText w:val="%1."/>
      <w:lvlJc w:val="left"/>
      <w:pPr>
        <w:ind w:left="359" w:hanging="240"/>
      </w:pPr>
      <w:rPr>
        <w:rFonts w:ascii="Times New Roman" w:eastAsia="Times New Roman" w:hAnsi="Times New Roman" w:cs="Times New Roman" w:hint="default"/>
        <w:color w:val="231F20"/>
        <w:w w:val="93"/>
        <w:sz w:val="18"/>
        <w:szCs w:val="18"/>
        <w:lang w:val="en-US" w:eastAsia="en-US" w:bidi="ar-SA"/>
      </w:rPr>
    </w:lvl>
    <w:lvl w:ilvl="1" w:tplc="C3E4873E">
      <w:numFmt w:val="bullet"/>
      <w:lvlText w:val="•"/>
      <w:lvlJc w:val="left"/>
      <w:pPr>
        <w:ind w:left="1136" w:hanging="240"/>
      </w:pPr>
      <w:rPr>
        <w:rFonts w:hint="default"/>
        <w:lang w:val="en-US" w:eastAsia="en-US" w:bidi="ar-SA"/>
      </w:rPr>
    </w:lvl>
    <w:lvl w:ilvl="2" w:tplc="C83AE142">
      <w:numFmt w:val="bullet"/>
      <w:lvlText w:val="•"/>
      <w:lvlJc w:val="left"/>
      <w:pPr>
        <w:ind w:left="1912" w:hanging="240"/>
      </w:pPr>
      <w:rPr>
        <w:rFonts w:hint="default"/>
        <w:lang w:val="en-US" w:eastAsia="en-US" w:bidi="ar-SA"/>
      </w:rPr>
    </w:lvl>
    <w:lvl w:ilvl="3" w:tplc="47E4724C">
      <w:numFmt w:val="bullet"/>
      <w:lvlText w:val="•"/>
      <w:lvlJc w:val="left"/>
      <w:pPr>
        <w:ind w:left="2688" w:hanging="240"/>
      </w:pPr>
      <w:rPr>
        <w:rFonts w:hint="default"/>
        <w:lang w:val="en-US" w:eastAsia="en-US" w:bidi="ar-SA"/>
      </w:rPr>
    </w:lvl>
    <w:lvl w:ilvl="4" w:tplc="362CB408">
      <w:numFmt w:val="bullet"/>
      <w:lvlText w:val="•"/>
      <w:lvlJc w:val="left"/>
      <w:pPr>
        <w:ind w:left="3464" w:hanging="240"/>
      </w:pPr>
      <w:rPr>
        <w:rFonts w:hint="default"/>
        <w:lang w:val="en-US" w:eastAsia="en-US" w:bidi="ar-SA"/>
      </w:rPr>
    </w:lvl>
    <w:lvl w:ilvl="5" w:tplc="1340E1C0">
      <w:numFmt w:val="bullet"/>
      <w:lvlText w:val="•"/>
      <w:lvlJc w:val="left"/>
      <w:pPr>
        <w:ind w:left="4240" w:hanging="240"/>
      </w:pPr>
      <w:rPr>
        <w:rFonts w:hint="default"/>
        <w:lang w:val="en-US" w:eastAsia="en-US" w:bidi="ar-SA"/>
      </w:rPr>
    </w:lvl>
    <w:lvl w:ilvl="6" w:tplc="08D880C2">
      <w:numFmt w:val="bullet"/>
      <w:lvlText w:val="•"/>
      <w:lvlJc w:val="left"/>
      <w:pPr>
        <w:ind w:left="5016" w:hanging="240"/>
      </w:pPr>
      <w:rPr>
        <w:rFonts w:hint="default"/>
        <w:lang w:val="en-US" w:eastAsia="en-US" w:bidi="ar-SA"/>
      </w:rPr>
    </w:lvl>
    <w:lvl w:ilvl="7" w:tplc="FC98141C">
      <w:numFmt w:val="bullet"/>
      <w:lvlText w:val="•"/>
      <w:lvlJc w:val="left"/>
      <w:pPr>
        <w:ind w:left="5792" w:hanging="240"/>
      </w:pPr>
      <w:rPr>
        <w:rFonts w:hint="default"/>
        <w:lang w:val="en-US" w:eastAsia="en-US" w:bidi="ar-SA"/>
      </w:rPr>
    </w:lvl>
    <w:lvl w:ilvl="8" w:tplc="F44A8586">
      <w:numFmt w:val="bullet"/>
      <w:lvlText w:val="•"/>
      <w:lvlJc w:val="left"/>
      <w:pPr>
        <w:ind w:left="6568" w:hanging="240"/>
      </w:pPr>
      <w:rPr>
        <w:rFonts w:hint="default"/>
        <w:lang w:val="en-US" w:eastAsia="en-US" w:bidi="ar-SA"/>
      </w:rPr>
    </w:lvl>
  </w:abstractNum>
  <w:abstractNum w:abstractNumId="3" w15:restartNumberingAfterBreak="0">
    <w:nsid w:val="08AC64A2"/>
    <w:multiLevelType w:val="hybridMultilevel"/>
    <w:tmpl w:val="BFEC42DC"/>
    <w:lvl w:ilvl="0" w:tplc="86D8949A">
      <w:start w:val="25"/>
      <w:numFmt w:val="decimal"/>
      <w:lvlText w:val="%1."/>
      <w:lvlJc w:val="left"/>
      <w:pPr>
        <w:ind w:left="359" w:hanging="240"/>
      </w:pPr>
      <w:rPr>
        <w:rFonts w:ascii="Times New Roman" w:eastAsia="Times New Roman" w:hAnsi="Times New Roman" w:cs="Times New Roman" w:hint="default"/>
        <w:color w:val="231F20"/>
        <w:spacing w:val="0"/>
        <w:w w:val="90"/>
        <w:sz w:val="18"/>
        <w:szCs w:val="18"/>
        <w:lang w:val="en-US" w:eastAsia="en-US" w:bidi="ar-SA"/>
      </w:rPr>
    </w:lvl>
    <w:lvl w:ilvl="1" w:tplc="6CF8C498">
      <w:numFmt w:val="bullet"/>
      <w:lvlText w:val="•"/>
      <w:lvlJc w:val="left"/>
      <w:pPr>
        <w:ind w:left="1136" w:hanging="240"/>
      </w:pPr>
      <w:rPr>
        <w:rFonts w:hint="default"/>
        <w:lang w:val="en-US" w:eastAsia="en-US" w:bidi="ar-SA"/>
      </w:rPr>
    </w:lvl>
    <w:lvl w:ilvl="2" w:tplc="A3509E14">
      <w:numFmt w:val="bullet"/>
      <w:lvlText w:val="•"/>
      <w:lvlJc w:val="left"/>
      <w:pPr>
        <w:ind w:left="1912" w:hanging="240"/>
      </w:pPr>
      <w:rPr>
        <w:rFonts w:hint="default"/>
        <w:lang w:val="en-US" w:eastAsia="en-US" w:bidi="ar-SA"/>
      </w:rPr>
    </w:lvl>
    <w:lvl w:ilvl="3" w:tplc="DA72ED20">
      <w:numFmt w:val="bullet"/>
      <w:lvlText w:val="•"/>
      <w:lvlJc w:val="left"/>
      <w:pPr>
        <w:ind w:left="2688" w:hanging="240"/>
      </w:pPr>
      <w:rPr>
        <w:rFonts w:hint="default"/>
        <w:lang w:val="en-US" w:eastAsia="en-US" w:bidi="ar-SA"/>
      </w:rPr>
    </w:lvl>
    <w:lvl w:ilvl="4" w:tplc="90F0ADFC">
      <w:numFmt w:val="bullet"/>
      <w:lvlText w:val="•"/>
      <w:lvlJc w:val="left"/>
      <w:pPr>
        <w:ind w:left="3464" w:hanging="240"/>
      </w:pPr>
      <w:rPr>
        <w:rFonts w:hint="default"/>
        <w:lang w:val="en-US" w:eastAsia="en-US" w:bidi="ar-SA"/>
      </w:rPr>
    </w:lvl>
    <w:lvl w:ilvl="5" w:tplc="3134FC8C">
      <w:numFmt w:val="bullet"/>
      <w:lvlText w:val="•"/>
      <w:lvlJc w:val="left"/>
      <w:pPr>
        <w:ind w:left="4240" w:hanging="240"/>
      </w:pPr>
      <w:rPr>
        <w:rFonts w:hint="default"/>
        <w:lang w:val="en-US" w:eastAsia="en-US" w:bidi="ar-SA"/>
      </w:rPr>
    </w:lvl>
    <w:lvl w:ilvl="6" w:tplc="40DA4308">
      <w:numFmt w:val="bullet"/>
      <w:lvlText w:val="•"/>
      <w:lvlJc w:val="left"/>
      <w:pPr>
        <w:ind w:left="5016" w:hanging="240"/>
      </w:pPr>
      <w:rPr>
        <w:rFonts w:hint="default"/>
        <w:lang w:val="en-US" w:eastAsia="en-US" w:bidi="ar-SA"/>
      </w:rPr>
    </w:lvl>
    <w:lvl w:ilvl="7" w:tplc="1E1C59A4">
      <w:numFmt w:val="bullet"/>
      <w:lvlText w:val="•"/>
      <w:lvlJc w:val="left"/>
      <w:pPr>
        <w:ind w:left="5792" w:hanging="240"/>
      </w:pPr>
      <w:rPr>
        <w:rFonts w:hint="default"/>
        <w:lang w:val="en-US" w:eastAsia="en-US" w:bidi="ar-SA"/>
      </w:rPr>
    </w:lvl>
    <w:lvl w:ilvl="8" w:tplc="614E7348">
      <w:numFmt w:val="bullet"/>
      <w:lvlText w:val="•"/>
      <w:lvlJc w:val="left"/>
      <w:pPr>
        <w:ind w:left="6568" w:hanging="240"/>
      </w:pPr>
      <w:rPr>
        <w:rFonts w:hint="default"/>
        <w:lang w:val="en-US" w:eastAsia="en-US" w:bidi="ar-SA"/>
      </w:rPr>
    </w:lvl>
  </w:abstractNum>
  <w:abstractNum w:abstractNumId="4" w15:restartNumberingAfterBreak="0">
    <w:nsid w:val="19783F87"/>
    <w:multiLevelType w:val="hybridMultilevel"/>
    <w:tmpl w:val="BB0C5D72"/>
    <w:lvl w:ilvl="0" w:tplc="5B94B0C6">
      <w:start w:val="20"/>
      <w:numFmt w:val="decimal"/>
      <w:lvlText w:val="%1."/>
      <w:lvlJc w:val="left"/>
      <w:pPr>
        <w:ind w:left="359" w:hanging="240"/>
      </w:pPr>
      <w:rPr>
        <w:rFonts w:ascii="Times New Roman" w:eastAsia="Times New Roman" w:hAnsi="Times New Roman" w:cs="Times New Roman" w:hint="default"/>
        <w:color w:val="231F20"/>
        <w:w w:val="93"/>
        <w:sz w:val="18"/>
        <w:szCs w:val="18"/>
        <w:lang w:val="en-US" w:eastAsia="en-US" w:bidi="ar-SA"/>
      </w:rPr>
    </w:lvl>
    <w:lvl w:ilvl="1" w:tplc="071AEA36">
      <w:numFmt w:val="bullet"/>
      <w:lvlText w:val="•"/>
      <w:lvlJc w:val="left"/>
      <w:pPr>
        <w:ind w:left="1136" w:hanging="240"/>
      </w:pPr>
      <w:rPr>
        <w:rFonts w:hint="default"/>
        <w:lang w:val="en-US" w:eastAsia="en-US" w:bidi="ar-SA"/>
      </w:rPr>
    </w:lvl>
    <w:lvl w:ilvl="2" w:tplc="B1DE3F62">
      <w:numFmt w:val="bullet"/>
      <w:lvlText w:val="•"/>
      <w:lvlJc w:val="left"/>
      <w:pPr>
        <w:ind w:left="1912" w:hanging="240"/>
      </w:pPr>
      <w:rPr>
        <w:rFonts w:hint="default"/>
        <w:lang w:val="en-US" w:eastAsia="en-US" w:bidi="ar-SA"/>
      </w:rPr>
    </w:lvl>
    <w:lvl w:ilvl="3" w:tplc="0B4CBB1C">
      <w:numFmt w:val="bullet"/>
      <w:lvlText w:val="•"/>
      <w:lvlJc w:val="left"/>
      <w:pPr>
        <w:ind w:left="2688" w:hanging="240"/>
      </w:pPr>
      <w:rPr>
        <w:rFonts w:hint="default"/>
        <w:lang w:val="en-US" w:eastAsia="en-US" w:bidi="ar-SA"/>
      </w:rPr>
    </w:lvl>
    <w:lvl w:ilvl="4" w:tplc="D0783AD6">
      <w:numFmt w:val="bullet"/>
      <w:lvlText w:val="•"/>
      <w:lvlJc w:val="left"/>
      <w:pPr>
        <w:ind w:left="3464" w:hanging="240"/>
      </w:pPr>
      <w:rPr>
        <w:rFonts w:hint="default"/>
        <w:lang w:val="en-US" w:eastAsia="en-US" w:bidi="ar-SA"/>
      </w:rPr>
    </w:lvl>
    <w:lvl w:ilvl="5" w:tplc="785495FE">
      <w:numFmt w:val="bullet"/>
      <w:lvlText w:val="•"/>
      <w:lvlJc w:val="left"/>
      <w:pPr>
        <w:ind w:left="4240" w:hanging="240"/>
      </w:pPr>
      <w:rPr>
        <w:rFonts w:hint="default"/>
        <w:lang w:val="en-US" w:eastAsia="en-US" w:bidi="ar-SA"/>
      </w:rPr>
    </w:lvl>
    <w:lvl w:ilvl="6" w:tplc="CA989FCA">
      <w:numFmt w:val="bullet"/>
      <w:lvlText w:val="•"/>
      <w:lvlJc w:val="left"/>
      <w:pPr>
        <w:ind w:left="5016" w:hanging="240"/>
      </w:pPr>
      <w:rPr>
        <w:rFonts w:hint="default"/>
        <w:lang w:val="en-US" w:eastAsia="en-US" w:bidi="ar-SA"/>
      </w:rPr>
    </w:lvl>
    <w:lvl w:ilvl="7" w:tplc="A9A804A2">
      <w:numFmt w:val="bullet"/>
      <w:lvlText w:val="•"/>
      <w:lvlJc w:val="left"/>
      <w:pPr>
        <w:ind w:left="5792" w:hanging="240"/>
      </w:pPr>
      <w:rPr>
        <w:rFonts w:hint="default"/>
        <w:lang w:val="en-US" w:eastAsia="en-US" w:bidi="ar-SA"/>
      </w:rPr>
    </w:lvl>
    <w:lvl w:ilvl="8" w:tplc="FE3A9CE6">
      <w:numFmt w:val="bullet"/>
      <w:lvlText w:val="•"/>
      <w:lvlJc w:val="left"/>
      <w:pPr>
        <w:ind w:left="6568" w:hanging="240"/>
      </w:pPr>
      <w:rPr>
        <w:rFonts w:hint="default"/>
        <w:lang w:val="en-US" w:eastAsia="en-US" w:bidi="ar-SA"/>
      </w:rPr>
    </w:lvl>
  </w:abstractNum>
  <w:abstractNum w:abstractNumId="5" w15:restartNumberingAfterBreak="0">
    <w:nsid w:val="25630202"/>
    <w:multiLevelType w:val="multilevel"/>
    <w:tmpl w:val="A9B042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267451E"/>
    <w:multiLevelType w:val="hybridMultilevel"/>
    <w:tmpl w:val="89B211AE"/>
    <w:lvl w:ilvl="0" w:tplc="8062AE06">
      <w:start w:val="1"/>
      <w:numFmt w:val="decimal"/>
      <w:lvlText w:val="%1"/>
      <w:lvlJc w:val="left"/>
      <w:pPr>
        <w:ind w:left="599" w:hanging="480"/>
      </w:pPr>
      <w:rPr>
        <w:rFonts w:hint="default"/>
        <w:b/>
        <w:bCs/>
        <w:w w:val="67"/>
        <w:lang w:val="en-US" w:eastAsia="en-US" w:bidi="ar-SA"/>
      </w:rPr>
    </w:lvl>
    <w:lvl w:ilvl="1" w:tplc="ACA4C584">
      <w:numFmt w:val="bullet"/>
      <w:lvlText w:val="•"/>
      <w:lvlJc w:val="left"/>
      <w:pPr>
        <w:ind w:left="1083" w:hanging="480"/>
      </w:pPr>
      <w:rPr>
        <w:rFonts w:hint="default"/>
        <w:lang w:val="en-US" w:eastAsia="en-US" w:bidi="ar-SA"/>
      </w:rPr>
    </w:lvl>
    <w:lvl w:ilvl="2" w:tplc="0BBC98C4">
      <w:numFmt w:val="bullet"/>
      <w:lvlText w:val="•"/>
      <w:lvlJc w:val="left"/>
      <w:pPr>
        <w:ind w:left="1567" w:hanging="480"/>
      </w:pPr>
      <w:rPr>
        <w:rFonts w:hint="default"/>
        <w:lang w:val="en-US" w:eastAsia="en-US" w:bidi="ar-SA"/>
      </w:rPr>
    </w:lvl>
    <w:lvl w:ilvl="3" w:tplc="03A064EA">
      <w:numFmt w:val="bullet"/>
      <w:lvlText w:val="•"/>
      <w:lvlJc w:val="left"/>
      <w:pPr>
        <w:ind w:left="2051" w:hanging="480"/>
      </w:pPr>
      <w:rPr>
        <w:rFonts w:hint="default"/>
        <w:lang w:val="en-US" w:eastAsia="en-US" w:bidi="ar-SA"/>
      </w:rPr>
    </w:lvl>
    <w:lvl w:ilvl="4" w:tplc="02A4A092">
      <w:numFmt w:val="bullet"/>
      <w:lvlText w:val="•"/>
      <w:lvlJc w:val="left"/>
      <w:pPr>
        <w:ind w:left="2535" w:hanging="480"/>
      </w:pPr>
      <w:rPr>
        <w:rFonts w:hint="default"/>
        <w:lang w:val="en-US" w:eastAsia="en-US" w:bidi="ar-SA"/>
      </w:rPr>
    </w:lvl>
    <w:lvl w:ilvl="5" w:tplc="90580C6A">
      <w:numFmt w:val="bullet"/>
      <w:lvlText w:val="•"/>
      <w:lvlJc w:val="left"/>
      <w:pPr>
        <w:ind w:left="3019" w:hanging="480"/>
      </w:pPr>
      <w:rPr>
        <w:rFonts w:hint="default"/>
        <w:lang w:val="en-US" w:eastAsia="en-US" w:bidi="ar-SA"/>
      </w:rPr>
    </w:lvl>
    <w:lvl w:ilvl="6" w:tplc="82162DF8">
      <w:numFmt w:val="bullet"/>
      <w:lvlText w:val="•"/>
      <w:lvlJc w:val="left"/>
      <w:pPr>
        <w:ind w:left="3503" w:hanging="480"/>
      </w:pPr>
      <w:rPr>
        <w:rFonts w:hint="default"/>
        <w:lang w:val="en-US" w:eastAsia="en-US" w:bidi="ar-SA"/>
      </w:rPr>
    </w:lvl>
    <w:lvl w:ilvl="7" w:tplc="EF986290">
      <w:numFmt w:val="bullet"/>
      <w:lvlText w:val="•"/>
      <w:lvlJc w:val="left"/>
      <w:pPr>
        <w:ind w:left="3987" w:hanging="480"/>
      </w:pPr>
      <w:rPr>
        <w:rFonts w:hint="default"/>
        <w:lang w:val="en-US" w:eastAsia="en-US" w:bidi="ar-SA"/>
      </w:rPr>
    </w:lvl>
    <w:lvl w:ilvl="8" w:tplc="AEA46BFA">
      <w:numFmt w:val="bullet"/>
      <w:lvlText w:val="•"/>
      <w:lvlJc w:val="left"/>
      <w:pPr>
        <w:ind w:left="4471" w:hanging="480"/>
      </w:pPr>
      <w:rPr>
        <w:rFonts w:hint="default"/>
        <w:lang w:val="en-US" w:eastAsia="en-US" w:bidi="ar-SA"/>
      </w:rPr>
    </w:lvl>
  </w:abstractNum>
  <w:abstractNum w:abstractNumId="7" w15:restartNumberingAfterBreak="0">
    <w:nsid w:val="34835332"/>
    <w:multiLevelType w:val="hybridMultilevel"/>
    <w:tmpl w:val="F3B05E94"/>
    <w:lvl w:ilvl="0" w:tplc="7D98CD52">
      <w:start w:val="1"/>
      <w:numFmt w:val="decimal"/>
      <w:lvlText w:val="%1."/>
      <w:lvlJc w:val="left"/>
      <w:pPr>
        <w:ind w:left="530" w:hanging="360"/>
      </w:pPr>
    </w:lvl>
    <w:lvl w:ilvl="1" w:tplc="1C090019" w:tentative="1">
      <w:start w:val="1"/>
      <w:numFmt w:val="lowerLetter"/>
      <w:lvlText w:val="%2."/>
      <w:lvlJc w:val="left"/>
      <w:pPr>
        <w:ind w:left="1250" w:hanging="360"/>
      </w:pPr>
    </w:lvl>
    <w:lvl w:ilvl="2" w:tplc="1C09001B" w:tentative="1">
      <w:start w:val="1"/>
      <w:numFmt w:val="lowerRoman"/>
      <w:lvlText w:val="%3."/>
      <w:lvlJc w:val="right"/>
      <w:pPr>
        <w:ind w:left="1970" w:hanging="180"/>
      </w:pPr>
    </w:lvl>
    <w:lvl w:ilvl="3" w:tplc="1C09000F" w:tentative="1">
      <w:start w:val="1"/>
      <w:numFmt w:val="decimal"/>
      <w:lvlText w:val="%4."/>
      <w:lvlJc w:val="left"/>
      <w:pPr>
        <w:ind w:left="2690" w:hanging="360"/>
      </w:pPr>
    </w:lvl>
    <w:lvl w:ilvl="4" w:tplc="1C090019" w:tentative="1">
      <w:start w:val="1"/>
      <w:numFmt w:val="lowerLetter"/>
      <w:lvlText w:val="%5."/>
      <w:lvlJc w:val="left"/>
      <w:pPr>
        <w:ind w:left="3410" w:hanging="360"/>
      </w:pPr>
    </w:lvl>
    <w:lvl w:ilvl="5" w:tplc="1C09001B" w:tentative="1">
      <w:start w:val="1"/>
      <w:numFmt w:val="lowerRoman"/>
      <w:lvlText w:val="%6."/>
      <w:lvlJc w:val="right"/>
      <w:pPr>
        <w:ind w:left="4130" w:hanging="180"/>
      </w:pPr>
    </w:lvl>
    <w:lvl w:ilvl="6" w:tplc="1C09000F" w:tentative="1">
      <w:start w:val="1"/>
      <w:numFmt w:val="decimal"/>
      <w:lvlText w:val="%7."/>
      <w:lvlJc w:val="left"/>
      <w:pPr>
        <w:ind w:left="4850" w:hanging="360"/>
      </w:pPr>
    </w:lvl>
    <w:lvl w:ilvl="7" w:tplc="1C090019" w:tentative="1">
      <w:start w:val="1"/>
      <w:numFmt w:val="lowerLetter"/>
      <w:lvlText w:val="%8."/>
      <w:lvlJc w:val="left"/>
      <w:pPr>
        <w:ind w:left="5570" w:hanging="360"/>
      </w:pPr>
    </w:lvl>
    <w:lvl w:ilvl="8" w:tplc="1C09001B" w:tentative="1">
      <w:start w:val="1"/>
      <w:numFmt w:val="lowerRoman"/>
      <w:lvlText w:val="%9."/>
      <w:lvlJc w:val="right"/>
      <w:pPr>
        <w:ind w:left="6290" w:hanging="180"/>
      </w:pPr>
    </w:lvl>
  </w:abstractNum>
  <w:abstractNum w:abstractNumId="8" w15:restartNumberingAfterBreak="0">
    <w:nsid w:val="35F94D4D"/>
    <w:multiLevelType w:val="hybridMultilevel"/>
    <w:tmpl w:val="730E513C"/>
    <w:lvl w:ilvl="0" w:tplc="DE62DAE0">
      <w:start w:val="38"/>
      <w:numFmt w:val="decimal"/>
      <w:lvlText w:val="%1."/>
      <w:lvlJc w:val="left"/>
      <w:pPr>
        <w:ind w:left="359" w:hanging="240"/>
      </w:pPr>
      <w:rPr>
        <w:rFonts w:ascii="Times New Roman" w:eastAsia="Times New Roman" w:hAnsi="Times New Roman" w:cs="Times New Roman" w:hint="default"/>
        <w:color w:val="231F20"/>
        <w:spacing w:val="0"/>
        <w:w w:val="90"/>
        <w:sz w:val="18"/>
        <w:szCs w:val="18"/>
        <w:lang w:val="en-US" w:eastAsia="en-US" w:bidi="ar-SA"/>
      </w:rPr>
    </w:lvl>
    <w:lvl w:ilvl="1" w:tplc="5944FCC8">
      <w:numFmt w:val="bullet"/>
      <w:lvlText w:val="•"/>
      <w:lvlJc w:val="left"/>
      <w:pPr>
        <w:ind w:left="1136" w:hanging="240"/>
      </w:pPr>
      <w:rPr>
        <w:rFonts w:hint="default"/>
        <w:lang w:val="en-US" w:eastAsia="en-US" w:bidi="ar-SA"/>
      </w:rPr>
    </w:lvl>
    <w:lvl w:ilvl="2" w:tplc="1892EDC6">
      <w:numFmt w:val="bullet"/>
      <w:lvlText w:val="•"/>
      <w:lvlJc w:val="left"/>
      <w:pPr>
        <w:ind w:left="1912" w:hanging="240"/>
      </w:pPr>
      <w:rPr>
        <w:rFonts w:hint="default"/>
        <w:lang w:val="en-US" w:eastAsia="en-US" w:bidi="ar-SA"/>
      </w:rPr>
    </w:lvl>
    <w:lvl w:ilvl="3" w:tplc="84ECF1F2">
      <w:numFmt w:val="bullet"/>
      <w:lvlText w:val="•"/>
      <w:lvlJc w:val="left"/>
      <w:pPr>
        <w:ind w:left="2688" w:hanging="240"/>
      </w:pPr>
      <w:rPr>
        <w:rFonts w:hint="default"/>
        <w:lang w:val="en-US" w:eastAsia="en-US" w:bidi="ar-SA"/>
      </w:rPr>
    </w:lvl>
    <w:lvl w:ilvl="4" w:tplc="7CB4619E">
      <w:numFmt w:val="bullet"/>
      <w:lvlText w:val="•"/>
      <w:lvlJc w:val="left"/>
      <w:pPr>
        <w:ind w:left="3464" w:hanging="240"/>
      </w:pPr>
      <w:rPr>
        <w:rFonts w:hint="default"/>
        <w:lang w:val="en-US" w:eastAsia="en-US" w:bidi="ar-SA"/>
      </w:rPr>
    </w:lvl>
    <w:lvl w:ilvl="5" w:tplc="6C3EE6F4">
      <w:numFmt w:val="bullet"/>
      <w:lvlText w:val="•"/>
      <w:lvlJc w:val="left"/>
      <w:pPr>
        <w:ind w:left="4240" w:hanging="240"/>
      </w:pPr>
      <w:rPr>
        <w:rFonts w:hint="default"/>
        <w:lang w:val="en-US" w:eastAsia="en-US" w:bidi="ar-SA"/>
      </w:rPr>
    </w:lvl>
    <w:lvl w:ilvl="6" w:tplc="B57A9EDC">
      <w:numFmt w:val="bullet"/>
      <w:lvlText w:val="•"/>
      <w:lvlJc w:val="left"/>
      <w:pPr>
        <w:ind w:left="5016" w:hanging="240"/>
      </w:pPr>
      <w:rPr>
        <w:rFonts w:hint="default"/>
        <w:lang w:val="en-US" w:eastAsia="en-US" w:bidi="ar-SA"/>
      </w:rPr>
    </w:lvl>
    <w:lvl w:ilvl="7" w:tplc="E5DEF972">
      <w:numFmt w:val="bullet"/>
      <w:lvlText w:val="•"/>
      <w:lvlJc w:val="left"/>
      <w:pPr>
        <w:ind w:left="5792" w:hanging="240"/>
      </w:pPr>
      <w:rPr>
        <w:rFonts w:hint="default"/>
        <w:lang w:val="en-US" w:eastAsia="en-US" w:bidi="ar-SA"/>
      </w:rPr>
    </w:lvl>
    <w:lvl w:ilvl="8" w:tplc="571C4C4E">
      <w:numFmt w:val="bullet"/>
      <w:lvlText w:val="•"/>
      <w:lvlJc w:val="left"/>
      <w:pPr>
        <w:ind w:left="6568" w:hanging="240"/>
      </w:pPr>
      <w:rPr>
        <w:rFonts w:hint="default"/>
        <w:lang w:val="en-US" w:eastAsia="en-US" w:bidi="ar-SA"/>
      </w:rPr>
    </w:lvl>
  </w:abstractNum>
  <w:abstractNum w:abstractNumId="9" w15:restartNumberingAfterBreak="0">
    <w:nsid w:val="548B298F"/>
    <w:multiLevelType w:val="hybridMultilevel"/>
    <w:tmpl w:val="18EA27C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65105DD1"/>
    <w:multiLevelType w:val="hybridMultilevel"/>
    <w:tmpl w:val="CDF0F3B6"/>
    <w:lvl w:ilvl="0" w:tplc="3B1E4E5A">
      <w:start w:val="33"/>
      <w:numFmt w:val="decimal"/>
      <w:lvlText w:val="%1."/>
      <w:lvlJc w:val="left"/>
      <w:pPr>
        <w:ind w:left="359" w:hanging="240"/>
      </w:pPr>
      <w:rPr>
        <w:rFonts w:ascii="Times New Roman" w:eastAsia="Times New Roman" w:hAnsi="Times New Roman" w:cs="Times New Roman" w:hint="default"/>
        <w:color w:val="231F20"/>
        <w:spacing w:val="-3"/>
        <w:w w:val="90"/>
        <w:sz w:val="18"/>
        <w:szCs w:val="18"/>
        <w:lang w:val="en-US" w:eastAsia="en-US" w:bidi="ar-SA"/>
      </w:rPr>
    </w:lvl>
    <w:lvl w:ilvl="1" w:tplc="3D58CD36">
      <w:numFmt w:val="bullet"/>
      <w:lvlText w:val="•"/>
      <w:lvlJc w:val="left"/>
      <w:pPr>
        <w:ind w:left="1136" w:hanging="240"/>
      </w:pPr>
      <w:rPr>
        <w:rFonts w:hint="default"/>
        <w:lang w:val="en-US" w:eastAsia="en-US" w:bidi="ar-SA"/>
      </w:rPr>
    </w:lvl>
    <w:lvl w:ilvl="2" w:tplc="5074DDC2">
      <w:numFmt w:val="bullet"/>
      <w:lvlText w:val="•"/>
      <w:lvlJc w:val="left"/>
      <w:pPr>
        <w:ind w:left="1912" w:hanging="240"/>
      </w:pPr>
      <w:rPr>
        <w:rFonts w:hint="default"/>
        <w:lang w:val="en-US" w:eastAsia="en-US" w:bidi="ar-SA"/>
      </w:rPr>
    </w:lvl>
    <w:lvl w:ilvl="3" w:tplc="039E1F4A">
      <w:numFmt w:val="bullet"/>
      <w:lvlText w:val="•"/>
      <w:lvlJc w:val="left"/>
      <w:pPr>
        <w:ind w:left="2688" w:hanging="240"/>
      </w:pPr>
      <w:rPr>
        <w:rFonts w:hint="default"/>
        <w:lang w:val="en-US" w:eastAsia="en-US" w:bidi="ar-SA"/>
      </w:rPr>
    </w:lvl>
    <w:lvl w:ilvl="4" w:tplc="BABAEFBA">
      <w:numFmt w:val="bullet"/>
      <w:lvlText w:val="•"/>
      <w:lvlJc w:val="left"/>
      <w:pPr>
        <w:ind w:left="3464" w:hanging="240"/>
      </w:pPr>
      <w:rPr>
        <w:rFonts w:hint="default"/>
        <w:lang w:val="en-US" w:eastAsia="en-US" w:bidi="ar-SA"/>
      </w:rPr>
    </w:lvl>
    <w:lvl w:ilvl="5" w:tplc="71B6D9C8">
      <w:numFmt w:val="bullet"/>
      <w:lvlText w:val="•"/>
      <w:lvlJc w:val="left"/>
      <w:pPr>
        <w:ind w:left="4240" w:hanging="240"/>
      </w:pPr>
      <w:rPr>
        <w:rFonts w:hint="default"/>
        <w:lang w:val="en-US" w:eastAsia="en-US" w:bidi="ar-SA"/>
      </w:rPr>
    </w:lvl>
    <w:lvl w:ilvl="6" w:tplc="7FCC5372">
      <w:numFmt w:val="bullet"/>
      <w:lvlText w:val="•"/>
      <w:lvlJc w:val="left"/>
      <w:pPr>
        <w:ind w:left="5016" w:hanging="240"/>
      </w:pPr>
      <w:rPr>
        <w:rFonts w:hint="default"/>
        <w:lang w:val="en-US" w:eastAsia="en-US" w:bidi="ar-SA"/>
      </w:rPr>
    </w:lvl>
    <w:lvl w:ilvl="7" w:tplc="D3A0598C">
      <w:numFmt w:val="bullet"/>
      <w:lvlText w:val="•"/>
      <w:lvlJc w:val="left"/>
      <w:pPr>
        <w:ind w:left="5792" w:hanging="240"/>
      </w:pPr>
      <w:rPr>
        <w:rFonts w:hint="default"/>
        <w:lang w:val="en-US" w:eastAsia="en-US" w:bidi="ar-SA"/>
      </w:rPr>
    </w:lvl>
    <w:lvl w:ilvl="8" w:tplc="BA76DED4">
      <w:numFmt w:val="bullet"/>
      <w:lvlText w:val="•"/>
      <w:lvlJc w:val="left"/>
      <w:pPr>
        <w:ind w:left="6568" w:hanging="240"/>
      </w:pPr>
      <w:rPr>
        <w:rFonts w:hint="default"/>
        <w:lang w:val="en-US" w:eastAsia="en-US" w:bidi="ar-SA"/>
      </w:rPr>
    </w:lvl>
  </w:abstractNum>
  <w:abstractNum w:abstractNumId="11" w15:restartNumberingAfterBreak="0">
    <w:nsid w:val="66AF218F"/>
    <w:multiLevelType w:val="hybridMultilevel"/>
    <w:tmpl w:val="24261D34"/>
    <w:lvl w:ilvl="0" w:tplc="C84CBFD6">
      <w:start w:val="17"/>
      <w:numFmt w:val="decimal"/>
      <w:lvlText w:val="%1."/>
      <w:lvlJc w:val="left"/>
      <w:pPr>
        <w:ind w:left="359" w:hanging="240"/>
      </w:pPr>
      <w:rPr>
        <w:rFonts w:ascii="Times New Roman" w:eastAsia="Times New Roman" w:hAnsi="Times New Roman" w:cs="Times New Roman" w:hint="default"/>
        <w:color w:val="231F20"/>
        <w:spacing w:val="-2"/>
        <w:w w:val="80"/>
        <w:sz w:val="18"/>
        <w:szCs w:val="18"/>
        <w:lang w:val="en-US" w:eastAsia="en-US" w:bidi="ar-SA"/>
      </w:rPr>
    </w:lvl>
    <w:lvl w:ilvl="1" w:tplc="2E40AE92">
      <w:numFmt w:val="bullet"/>
      <w:lvlText w:val="•"/>
      <w:lvlJc w:val="left"/>
      <w:pPr>
        <w:ind w:left="1136" w:hanging="240"/>
      </w:pPr>
      <w:rPr>
        <w:rFonts w:hint="default"/>
        <w:lang w:val="en-US" w:eastAsia="en-US" w:bidi="ar-SA"/>
      </w:rPr>
    </w:lvl>
    <w:lvl w:ilvl="2" w:tplc="9222A39C">
      <w:numFmt w:val="bullet"/>
      <w:lvlText w:val="•"/>
      <w:lvlJc w:val="left"/>
      <w:pPr>
        <w:ind w:left="1912" w:hanging="240"/>
      </w:pPr>
      <w:rPr>
        <w:rFonts w:hint="default"/>
        <w:lang w:val="en-US" w:eastAsia="en-US" w:bidi="ar-SA"/>
      </w:rPr>
    </w:lvl>
    <w:lvl w:ilvl="3" w:tplc="13645A64">
      <w:numFmt w:val="bullet"/>
      <w:lvlText w:val="•"/>
      <w:lvlJc w:val="left"/>
      <w:pPr>
        <w:ind w:left="2688" w:hanging="240"/>
      </w:pPr>
      <w:rPr>
        <w:rFonts w:hint="default"/>
        <w:lang w:val="en-US" w:eastAsia="en-US" w:bidi="ar-SA"/>
      </w:rPr>
    </w:lvl>
    <w:lvl w:ilvl="4" w:tplc="225C6860">
      <w:numFmt w:val="bullet"/>
      <w:lvlText w:val="•"/>
      <w:lvlJc w:val="left"/>
      <w:pPr>
        <w:ind w:left="3464" w:hanging="240"/>
      </w:pPr>
      <w:rPr>
        <w:rFonts w:hint="default"/>
        <w:lang w:val="en-US" w:eastAsia="en-US" w:bidi="ar-SA"/>
      </w:rPr>
    </w:lvl>
    <w:lvl w:ilvl="5" w:tplc="B296A9FA">
      <w:numFmt w:val="bullet"/>
      <w:lvlText w:val="•"/>
      <w:lvlJc w:val="left"/>
      <w:pPr>
        <w:ind w:left="4240" w:hanging="240"/>
      </w:pPr>
      <w:rPr>
        <w:rFonts w:hint="default"/>
        <w:lang w:val="en-US" w:eastAsia="en-US" w:bidi="ar-SA"/>
      </w:rPr>
    </w:lvl>
    <w:lvl w:ilvl="6" w:tplc="8B20DAB2">
      <w:numFmt w:val="bullet"/>
      <w:lvlText w:val="•"/>
      <w:lvlJc w:val="left"/>
      <w:pPr>
        <w:ind w:left="5016" w:hanging="240"/>
      </w:pPr>
      <w:rPr>
        <w:rFonts w:hint="default"/>
        <w:lang w:val="en-US" w:eastAsia="en-US" w:bidi="ar-SA"/>
      </w:rPr>
    </w:lvl>
    <w:lvl w:ilvl="7" w:tplc="9AD432EC">
      <w:numFmt w:val="bullet"/>
      <w:lvlText w:val="•"/>
      <w:lvlJc w:val="left"/>
      <w:pPr>
        <w:ind w:left="5792" w:hanging="240"/>
      </w:pPr>
      <w:rPr>
        <w:rFonts w:hint="default"/>
        <w:lang w:val="en-US" w:eastAsia="en-US" w:bidi="ar-SA"/>
      </w:rPr>
    </w:lvl>
    <w:lvl w:ilvl="8" w:tplc="07BAD506">
      <w:numFmt w:val="bullet"/>
      <w:lvlText w:val="•"/>
      <w:lvlJc w:val="left"/>
      <w:pPr>
        <w:ind w:left="6568" w:hanging="240"/>
      </w:pPr>
      <w:rPr>
        <w:rFonts w:hint="default"/>
        <w:lang w:val="en-US" w:eastAsia="en-US" w:bidi="ar-SA"/>
      </w:rPr>
    </w:lvl>
  </w:abstractNum>
  <w:abstractNum w:abstractNumId="12" w15:restartNumberingAfterBreak="0">
    <w:nsid w:val="68B238FE"/>
    <w:multiLevelType w:val="hybridMultilevel"/>
    <w:tmpl w:val="3200B046"/>
    <w:lvl w:ilvl="0" w:tplc="E7846922">
      <w:start w:val="14"/>
      <w:numFmt w:val="decimal"/>
      <w:lvlText w:val="%1."/>
      <w:lvlJc w:val="left"/>
      <w:pPr>
        <w:ind w:left="359" w:hanging="240"/>
      </w:pPr>
      <w:rPr>
        <w:rFonts w:ascii="Times New Roman" w:eastAsia="Times New Roman" w:hAnsi="Times New Roman" w:cs="Times New Roman" w:hint="default"/>
        <w:color w:val="231F20"/>
        <w:spacing w:val="-3"/>
        <w:w w:val="83"/>
        <w:sz w:val="18"/>
        <w:szCs w:val="18"/>
        <w:lang w:val="en-US" w:eastAsia="en-US" w:bidi="ar-SA"/>
      </w:rPr>
    </w:lvl>
    <w:lvl w:ilvl="1" w:tplc="99749048">
      <w:numFmt w:val="bullet"/>
      <w:lvlText w:val="•"/>
      <w:lvlJc w:val="left"/>
      <w:pPr>
        <w:ind w:left="1136" w:hanging="240"/>
      </w:pPr>
      <w:rPr>
        <w:rFonts w:hint="default"/>
        <w:lang w:val="en-US" w:eastAsia="en-US" w:bidi="ar-SA"/>
      </w:rPr>
    </w:lvl>
    <w:lvl w:ilvl="2" w:tplc="A7FE3066">
      <w:numFmt w:val="bullet"/>
      <w:lvlText w:val="•"/>
      <w:lvlJc w:val="left"/>
      <w:pPr>
        <w:ind w:left="1912" w:hanging="240"/>
      </w:pPr>
      <w:rPr>
        <w:rFonts w:hint="default"/>
        <w:lang w:val="en-US" w:eastAsia="en-US" w:bidi="ar-SA"/>
      </w:rPr>
    </w:lvl>
    <w:lvl w:ilvl="3" w:tplc="3D3A404C">
      <w:numFmt w:val="bullet"/>
      <w:lvlText w:val="•"/>
      <w:lvlJc w:val="left"/>
      <w:pPr>
        <w:ind w:left="2688" w:hanging="240"/>
      </w:pPr>
      <w:rPr>
        <w:rFonts w:hint="default"/>
        <w:lang w:val="en-US" w:eastAsia="en-US" w:bidi="ar-SA"/>
      </w:rPr>
    </w:lvl>
    <w:lvl w:ilvl="4" w:tplc="32A088C0">
      <w:numFmt w:val="bullet"/>
      <w:lvlText w:val="•"/>
      <w:lvlJc w:val="left"/>
      <w:pPr>
        <w:ind w:left="3464" w:hanging="240"/>
      </w:pPr>
      <w:rPr>
        <w:rFonts w:hint="default"/>
        <w:lang w:val="en-US" w:eastAsia="en-US" w:bidi="ar-SA"/>
      </w:rPr>
    </w:lvl>
    <w:lvl w:ilvl="5" w:tplc="C4C8AFDE">
      <w:numFmt w:val="bullet"/>
      <w:lvlText w:val="•"/>
      <w:lvlJc w:val="left"/>
      <w:pPr>
        <w:ind w:left="4240" w:hanging="240"/>
      </w:pPr>
      <w:rPr>
        <w:rFonts w:hint="default"/>
        <w:lang w:val="en-US" w:eastAsia="en-US" w:bidi="ar-SA"/>
      </w:rPr>
    </w:lvl>
    <w:lvl w:ilvl="6" w:tplc="7D50F4B8">
      <w:numFmt w:val="bullet"/>
      <w:lvlText w:val="•"/>
      <w:lvlJc w:val="left"/>
      <w:pPr>
        <w:ind w:left="5016" w:hanging="240"/>
      </w:pPr>
      <w:rPr>
        <w:rFonts w:hint="default"/>
        <w:lang w:val="en-US" w:eastAsia="en-US" w:bidi="ar-SA"/>
      </w:rPr>
    </w:lvl>
    <w:lvl w:ilvl="7" w:tplc="C5C0CCC4">
      <w:numFmt w:val="bullet"/>
      <w:lvlText w:val="•"/>
      <w:lvlJc w:val="left"/>
      <w:pPr>
        <w:ind w:left="5792" w:hanging="240"/>
      </w:pPr>
      <w:rPr>
        <w:rFonts w:hint="default"/>
        <w:lang w:val="en-US" w:eastAsia="en-US" w:bidi="ar-SA"/>
      </w:rPr>
    </w:lvl>
    <w:lvl w:ilvl="8" w:tplc="1400C8BA">
      <w:numFmt w:val="bullet"/>
      <w:lvlText w:val="•"/>
      <w:lvlJc w:val="left"/>
      <w:pPr>
        <w:ind w:left="6568" w:hanging="240"/>
      </w:pPr>
      <w:rPr>
        <w:rFonts w:hint="default"/>
        <w:lang w:val="en-US" w:eastAsia="en-US" w:bidi="ar-SA"/>
      </w:rPr>
    </w:lvl>
  </w:abstractNum>
  <w:abstractNum w:abstractNumId="13" w15:restartNumberingAfterBreak="0">
    <w:nsid w:val="6C717698"/>
    <w:multiLevelType w:val="hybridMultilevel"/>
    <w:tmpl w:val="13F640C2"/>
    <w:lvl w:ilvl="0" w:tplc="AEF46D7C">
      <w:start w:val="3"/>
      <w:numFmt w:val="decimal"/>
      <w:lvlText w:val="%1."/>
      <w:lvlJc w:val="left"/>
      <w:pPr>
        <w:ind w:left="359" w:hanging="240"/>
      </w:pPr>
      <w:rPr>
        <w:rFonts w:ascii="Times New Roman" w:eastAsia="Times New Roman" w:hAnsi="Times New Roman" w:cs="Times New Roman" w:hint="default"/>
        <w:color w:val="231F20"/>
        <w:w w:val="90"/>
        <w:sz w:val="18"/>
        <w:szCs w:val="18"/>
        <w:lang w:val="en-US" w:eastAsia="en-US" w:bidi="ar-SA"/>
      </w:rPr>
    </w:lvl>
    <w:lvl w:ilvl="1" w:tplc="B980EE52">
      <w:numFmt w:val="bullet"/>
      <w:lvlText w:val="•"/>
      <w:lvlJc w:val="left"/>
      <w:pPr>
        <w:ind w:left="1136" w:hanging="240"/>
      </w:pPr>
      <w:rPr>
        <w:rFonts w:hint="default"/>
        <w:lang w:val="en-US" w:eastAsia="en-US" w:bidi="ar-SA"/>
      </w:rPr>
    </w:lvl>
    <w:lvl w:ilvl="2" w:tplc="48FC723A">
      <w:numFmt w:val="bullet"/>
      <w:lvlText w:val="•"/>
      <w:lvlJc w:val="left"/>
      <w:pPr>
        <w:ind w:left="1912" w:hanging="240"/>
      </w:pPr>
      <w:rPr>
        <w:rFonts w:hint="default"/>
        <w:lang w:val="en-US" w:eastAsia="en-US" w:bidi="ar-SA"/>
      </w:rPr>
    </w:lvl>
    <w:lvl w:ilvl="3" w:tplc="89E80606">
      <w:numFmt w:val="bullet"/>
      <w:lvlText w:val="•"/>
      <w:lvlJc w:val="left"/>
      <w:pPr>
        <w:ind w:left="2688" w:hanging="240"/>
      </w:pPr>
      <w:rPr>
        <w:rFonts w:hint="default"/>
        <w:lang w:val="en-US" w:eastAsia="en-US" w:bidi="ar-SA"/>
      </w:rPr>
    </w:lvl>
    <w:lvl w:ilvl="4" w:tplc="94C0F876">
      <w:numFmt w:val="bullet"/>
      <w:lvlText w:val="•"/>
      <w:lvlJc w:val="left"/>
      <w:pPr>
        <w:ind w:left="3464" w:hanging="240"/>
      </w:pPr>
      <w:rPr>
        <w:rFonts w:hint="default"/>
        <w:lang w:val="en-US" w:eastAsia="en-US" w:bidi="ar-SA"/>
      </w:rPr>
    </w:lvl>
    <w:lvl w:ilvl="5" w:tplc="4BC2A3D2">
      <w:numFmt w:val="bullet"/>
      <w:lvlText w:val="•"/>
      <w:lvlJc w:val="left"/>
      <w:pPr>
        <w:ind w:left="4240" w:hanging="240"/>
      </w:pPr>
      <w:rPr>
        <w:rFonts w:hint="default"/>
        <w:lang w:val="en-US" w:eastAsia="en-US" w:bidi="ar-SA"/>
      </w:rPr>
    </w:lvl>
    <w:lvl w:ilvl="6" w:tplc="5D726FBC">
      <w:numFmt w:val="bullet"/>
      <w:lvlText w:val="•"/>
      <w:lvlJc w:val="left"/>
      <w:pPr>
        <w:ind w:left="5016" w:hanging="240"/>
      </w:pPr>
      <w:rPr>
        <w:rFonts w:hint="default"/>
        <w:lang w:val="en-US" w:eastAsia="en-US" w:bidi="ar-SA"/>
      </w:rPr>
    </w:lvl>
    <w:lvl w:ilvl="7" w:tplc="E0CC94C6">
      <w:numFmt w:val="bullet"/>
      <w:lvlText w:val="•"/>
      <w:lvlJc w:val="left"/>
      <w:pPr>
        <w:ind w:left="5792" w:hanging="240"/>
      </w:pPr>
      <w:rPr>
        <w:rFonts w:hint="default"/>
        <w:lang w:val="en-US" w:eastAsia="en-US" w:bidi="ar-SA"/>
      </w:rPr>
    </w:lvl>
    <w:lvl w:ilvl="8" w:tplc="10CA9A8C">
      <w:numFmt w:val="bullet"/>
      <w:lvlText w:val="•"/>
      <w:lvlJc w:val="left"/>
      <w:pPr>
        <w:ind w:left="6568" w:hanging="240"/>
      </w:pPr>
      <w:rPr>
        <w:rFonts w:hint="default"/>
        <w:lang w:val="en-US" w:eastAsia="en-US" w:bidi="ar-SA"/>
      </w:rPr>
    </w:lvl>
  </w:abstractNum>
  <w:abstractNum w:abstractNumId="14" w15:restartNumberingAfterBreak="0">
    <w:nsid w:val="71550ECC"/>
    <w:multiLevelType w:val="multilevel"/>
    <w:tmpl w:val="1C09001F"/>
    <w:lvl w:ilvl="0">
      <w:start w:val="1"/>
      <w:numFmt w:val="decimal"/>
      <w:lvlText w:val="%1."/>
      <w:lvlJc w:val="left"/>
      <w:pPr>
        <w:ind w:left="360" w:hanging="360"/>
      </w:pPr>
      <w:rPr>
        <w:rFonts w:hint="default"/>
        <w:b/>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3886B48"/>
    <w:multiLevelType w:val="multilevel"/>
    <w:tmpl w:val="E264BB02"/>
    <w:lvl w:ilvl="0">
      <w:start w:val="1"/>
      <w:numFmt w:val="decimal"/>
      <w:lvlText w:val="%1"/>
      <w:lvlJc w:val="left"/>
      <w:pPr>
        <w:ind w:left="360" w:hanging="360"/>
      </w:pPr>
      <w:rPr>
        <w:rFonts w:hint="default"/>
      </w:rPr>
    </w:lvl>
    <w:lvl w:ilvl="1">
      <w:start w:val="1"/>
      <w:numFmt w:val="decimal"/>
      <w:lvlText w:val="%1.%2"/>
      <w:lvlJc w:val="left"/>
      <w:pPr>
        <w:ind w:left="530" w:hanging="36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160" w:hanging="1800"/>
      </w:pPr>
      <w:rPr>
        <w:rFonts w:hint="default"/>
      </w:rPr>
    </w:lvl>
  </w:abstractNum>
  <w:num w:numId="1" w16cid:durableId="873544582">
    <w:abstractNumId w:val="8"/>
  </w:num>
  <w:num w:numId="2" w16cid:durableId="1718355858">
    <w:abstractNumId w:val="10"/>
  </w:num>
  <w:num w:numId="3" w16cid:durableId="494339804">
    <w:abstractNumId w:val="3"/>
  </w:num>
  <w:num w:numId="4" w16cid:durableId="970940428">
    <w:abstractNumId w:val="4"/>
  </w:num>
  <w:num w:numId="5" w16cid:durableId="1881631336">
    <w:abstractNumId w:val="11"/>
  </w:num>
  <w:num w:numId="6" w16cid:durableId="1114594813">
    <w:abstractNumId w:val="12"/>
  </w:num>
  <w:num w:numId="7" w16cid:durableId="1347904259">
    <w:abstractNumId w:val="2"/>
  </w:num>
  <w:num w:numId="8" w16cid:durableId="1918514738">
    <w:abstractNumId w:val="13"/>
  </w:num>
  <w:num w:numId="9" w16cid:durableId="828792520">
    <w:abstractNumId w:val="6"/>
  </w:num>
  <w:num w:numId="10" w16cid:durableId="687605007">
    <w:abstractNumId w:val="9"/>
  </w:num>
  <w:num w:numId="11" w16cid:durableId="1513762673">
    <w:abstractNumId w:val="14"/>
  </w:num>
  <w:num w:numId="12" w16cid:durableId="1708800036">
    <w:abstractNumId w:val="5"/>
  </w:num>
  <w:num w:numId="13" w16cid:durableId="1406995037">
    <w:abstractNumId w:val="7"/>
  </w:num>
  <w:num w:numId="14" w16cid:durableId="1053308401">
    <w:abstractNumId w:val="15"/>
  </w:num>
  <w:num w:numId="15" w16cid:durableId="480388171">
    <w:abstractNumId w:val="5"/>
  </w:num>
  <w:num w:numId="16" w16cid:durableId="682780523">
    <w:abstractNumId w:val="0"/>
  </w:num>
  <w:num w:numId="17" w16cid:durableId="18716486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376403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olani Sibande">
    <w15:presenceInfo w15:providerId="AD" w15:userId="S::Xolani.Sibande@resbank.co.za::7be4bf31-6fbb-4543-89a2-1f84c977b219"/>
  </w15:person>
  <w15:person w15:author="Alistair Milne">
    <w15:presenceInfo w15:providerId="AD" w15:userId="S::ecaklm@lunet.lboro.ac.uk::ac69c47c-fb80-4155-89ce-6d2d25673e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1134"/>
  <w:drawingGridHorizontalSpacing w:val="360"/>
  <w:drawingGridVerticalSpacing w:val="360"/>
  <w:displayHorizontalDrawingGridEvery w:val="0"/>
  <w:displayVerticalDrawingGridEvery w:val="0"/>
  <w:characterSpacingControl w:val="doNotCompress"/>
  <w:footnotePr>
    <w:numFmt w:val="chicago"/>
    <w:numRestart w:val="eachSec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0EF6"/>
    <w:rsid w:val="000022DF"/>
    <w:rsid w:val="000025D0"/>
    <w:rsid w:val="00004B77"/>
    <w:rsid w:val="000120A3"/>
    <w:rsid w:val="00016F44"/>
    <w:rsid w:val="0001796C"/>
    <w:rsid w:val="000179B7"/>
    <w:rsid w:val="00034497"/>
    <w:rsid w:val="00035C9D"/>
    <w:rsid w:val="000367AE"/>
    <w:rsid w:val="000442DD"/>
    <w:rsid w:val="00045AA0"/>
    <w:rsid w:val="00050621"/>
    <w:rsid w:val="00052010"/>
    <w:rsid w:val="0005791D"/>
    <w:rsid w:val="00060990"/>
    <w:rsid w:val="00062D17"/>
    <w:rsid w:val="00064B46"/>
    <w:rsid w:val="0007019F"/>
    <w:rsid w:val="0007700A"/>
    <w:rsid w:val="000770A2"/>
    <w:rsid w:val="000849F7"/>
    <w:rsid w:val="00087643"/>
    <w:rsid w:val="00090972"/>
    <w:rsid w:val="000932B3"/>
    <w:rsid w:val="00096A6F"/>
    <w:rsid w:val="000A2804"/>
    <w:rsid w:val="000B4DE0"/>
    <w:rsid w:val="000D126D"/>
    <w:rsid w:val="000E1973"/>
    <w:rsid w:val="000E1CAB"/>
    <w:rsid w:val="000E5156"/>
    <w:rsid w:val="000F4217"/>
    <w:rsid w:val="000F6F3F"/>
    <w:rsid w:val="00105EA3"/>
    <w:rsid w:val="00111B00"/>
    <w:rsid w:val="00117E7F"/>
    <w:rsid w:val="00123093"/>
    <w:rsid w:val="00123FFF"/>
    <w:rsid w:val="00124A9C"/>
    <w:rsid w:val="0012796F"/>
    <w:rsid w:val="0013234A"/>
    <w:rsid w:val="00140056"/>
    <w:rsid w:val="00142404"/>
    <w:rsid w:val="00144233"/>
    <w:rsid w:val="00147353"/>
    <w:rsid w:val="001524CA"/>
    <w:rsid w:val="00153598"/>
    <w:rsid w:val="00155849"/>
    <w:rsid w:val="00157D88"/>
    <w:rsid w:val="00161372"/>
    <w:rsid w:val="001615BA"/>
    <w:rsid w:val="00166F71"/>
    <w:rsid w:val="001703E6"/>
    <w:rsid w:val="0017052A"/>
    <w:rsid w:val="00170683"/>
    <w:rsid w:val="00172EE7"/>
    <w:rsid w:val="00173305"/>
    <w:rsid w:val="001736E9"/>
    <w:rsid w:val="0017613B"/>
    <w:rsid w:val="00177FE9"/>
    <w:rsid w:val="00181597"/>
    <w:rsid w:val="001859E0"/>
    <w:rsid w:val="001A0BED"/>
    <w:rsid w:val="001B2A8B"/>
    <w:rsid w:val="001B399B"/>
    <w:rsid w:val="001B5683"/>
    <w:rsid w:val="001B64DA"/>
    <w:rsid w:val="001B7100"/>
    <w:rsid w:val="001C3463"/>
    <w:rsid w:val="001D4511"/>
    <w:rsid w:val="001E011E"/>
    <w:rsid w:val="001E79D6"/>
    <w:rsid w:val="001F4DE9"/>
    <w:rsid w:val="001F5960"/>
    <w:rsid w:val="001F7252"/>
    <w:rsid w:val="00205B2D"/>
    <w:rsid w:val="002071EA"/>
    <w:rsid w:val="00214404"/>
    <w:rsid w:val="0022789C"/>
    <w:rsid w:val="0023266E"/>
    <w:rsid w:val="00245687"/>
    <w:rsid w:val="0025116A"/>
    <w:rsid w:val="00254A51"/>
    <w:rsid w:val="002578D7"/>
    <w:rsid w:val="00257F3F"/>
    <w:rsid w:val="0027031F"/>
    <w:rsid w:val="002720DD"/>
    <w:rsid w:val="0027539C"/>
    <w:rsid w:val="00275C43"/>
    <w:rsid w:val="0028604E"/>
    <w:rsid w:val="00291D8C"/>
    <w:rsid w:val="00292C20"/>
    <w:rsid w:val="00293C59"/>
    <w:rsid w:val="00293FE0"/>
    <w:rsid w:val="0029730F"/>
    <w:rsid w:val="002A003D"/>
    <w:rsid w:val="002A0F23"/>
    <w:rsid w:val="002A7579"/>
    <w:rsid w:val="002B3408"/>
    <w:rsid w:val="002B38A5"/>
    <w:rsid w:val="002B6B1F"/>
    <w:rsid w:val="002B784D"/>
    <w:rsid w:val="002C2D6C"/>
    <w:rsid w:val="002C5C34"/>
    <w:rsid w:val="002C7F97"/>
    <w:rsid w:val="002D0EE1"/>
    <w:rsid w:val="002D17F6"/>
    <w:rsid w:val="002D4E9D"/>
    <w:rsid w:val="002E1A95"/>
    <w:rsid w:val="002E1E91"/>
    <w:rsid w:val="002F0D38"/>
    <w:rsid w:val="002F4F6D"/>
    <w:rsid w:val="0030110A"/>
    <w:rsid w:val="00302D5E"/>
    <w:rsid w:val="003152EA"/>
    <w:rsid w:val="00317B68"/>
    <w:rsid w:val="00322ACE"/>
    <w:rsid w:val="0032321C"/>
    <w:rsid w:val="00331815"/>
    <w:rsid w:val="00333E7F"/>
    <w:rsid w:val="00347BF6"/>
    <w:rsid w:val="00354460"/>
    <w:rsid w:val="00357209"/>
    <w:rsid w:val="003608F3"/>
    <w:rsid w:val="003627CE"/>
    <w:rsid w:val="00370EF6"/>
    <w:rsid w:val="00371D21"/>
    <w:rsid w:val="00377EEC"/>
    <w:rsid w:val="00382B0E"/>
    <w:rsid w:val="003A1212"/>
    <w:rsid w:val="003A1C55"/>
    <w:rsid w:val="003A2C77"/>
    <w:rsid w:val="003A3A31"/>
    <w:rsid w:val="003A49CC"/>
    <w:rsid w:val="003B5BDC"/>
    <w:rsid w:val="003B5F81"/>
    <w:rsid w:val="003E3501"/>
    <w:rsid w:val="003F4584"/>
    <w:rsid w:val="003F6346"/>
    <w:rsid w:val="003F6974"/>
    <w:rsid w:val="003F77F2"/>
    <w:rsid w:val="003F7FBA"/>
    <w:rsid w:val="0040074C"/>
    <w:rsid w:val="00405CFD"/>
    <w:rsid w:val="00406140"/>
    <w:rsid w:val="00417316"/>
    <w:rsid w:val="004175B9"/>
    <w:rsid w:val="00423421"/>
    <w:rsid w:val="00424038"/>
    <w:rsid w:val="00437A3C"/>
    <w:rsid w:val="00443DA4"/>
    <w:rsid w:val="0045282C"/>
    <w:rsid w:val="004557AD"/>
    <w:rsid w:val="00456601"/>
    <w:rsid w:val="00461329"/>
    <w:rsid w:val="00461852"/>
    <w:rsid w:val="0046505B"/>
    <w:rsid w:val="00465623"/>
    <w:rsid w:val="00465C1D"/>
    <w:rsid w:val="004711AE"/>
    <w:rsid w:val="00476A02"/>
    <w:rsid w:val="00480D4A"/>
    <w:rsid w:val="00481C45"/>
    <w:rsid w:val="004834F3"/>
    <w:rsid w:val="00483F2E"/>
    <w:rsid w:val="0049049A"/>
    <w:rsid w:val="00494800"/>
    <w:rsid w:val="004A16EE"/>
    <w:rsid w:val="004A4EC6"/>
    <w:rsid w:val="004B483A"/>
    <w:rsid w:val="004B56C0"/>
    <w:rsid w:val="004C1C9E"/>
    <w:rsid w:val="004C3832"/>
    <w:rsid w:val="004C4DD0"/>
    <w:rsid w:val="004C50DF"/>
    <w:rsid w:val="004C5985"/>
    <w:rsid w:val="004C72CB"/>
    <w:rsid w:val="004D1E0B"/>
    <w:rsid w:val="004D2755"/>
    <w:rsid w:val="004D7A93"/>
    <w:rsid w:val="004E4B00"/>
    <w:rsid w:val="0050345B"/>
    <w:rsid w:val="005050FE"/>
    <w:rsid w:val="005066E2"/>
    <w:rsid w:val="005204D6"/>
    <w:rsid w:val="00531C13"/>
    <w:rsid w:val="00534DFB"/>
    <w:rsid w:val="00540FB7"/>
    <w:rsid w:val="00550302"/>
    <w:rsid w:val="0055084B"/>
    <w:rsid w:val="00552550"/>
    <w:rsid w:val="00556D69"/>
    <w:rsid w:val="00556E9A"/>
    <w:rsid w:val="00570AEF"/>
    <w:rsid w:val="00580183"/>
    <w:rsid w:val="00583229"/>
    <w:rsid w:val="00586410"/>
    <w:rsid w:val="005A0D08"/>
    <w:rsid w:val="005A7373"/>
    <w:rsid w:val="005A752C"/>
    <w:rsid w:val="005B1FEC"/>
    <w:rsid w:val="005C695D"/>
    <w:rsid w:val="005D0D76"/>
    <w:rsid w:val="005E6DA2"/>
    <w:rsid w:val="005F77E3"/>
    <w:rsid w:val="00603207"/>
    <w:rsid w:val="0060367B"/>
    <w:rsid w:val="00607AB9"/>
    <w:rsid w:val="00621CF3"/>
    <w:rsid w:val="00623E7C"/>
    <w:rsid w:val="00625225"/>
    <w:rsid w:val="00625A90"/>
    <w:rsid w:val="00640757"/>
    <w:rsid w:val="00641493"/>
    <w:rsid w:val="00643442"/>
    <w:rsid w:val="00645E78"/>
    <w:rsid w:val="0064639E"/>
    <w:rsid w:val="00647C28"/>
    <w:rsid w:val="00653FCC"/>
    <w:rsid w:val="006667C1"/>
    <w:rsid w:val="00667D80"/>
    <w:rsid w:val="006906D2"/>
    <w:rsid w:val="0069145B"/>
    <w:rsid w:val="00692F41"/>
    <w:rsid w:val="00696D03"/>
    <w:rsid w:val="006A3500"/>
    <w:rsid w:val="006A4514"/>
    <w:rsid w:val="006A58A2"/>
    <w:rsid w:val="006B0216"/>
    <w:rsid w:val="006B6A8C"/>
    <w:rsid w:val="006C1B52"/>
    <w:rsid w:val="006C1D17"/>
    <w:rsid w:val="006C2305"/>
    <w:rsid w:val="006C32EA"/>
    <w:rsid w:val="006E09FB"/>
    <w:rsid w:val="006E3483"/>
    <w:rsid w:val="006F0068"/>
    <w:rsid w:val="006F5454"/>
    <w:rsid w:val="006F5ADA"/>
    <w:rsid w:val="006F7C22"/>
    <w:rsid w:val="00711DFB"/>
    <w:rsid w:val="00717046"/>
    <w:rsid w:val="007170D3"/>
    <w:rsid w:val="00717C6A"/>
    <w:rsid w:val="00720008"/>
    <w:rsid w:val="00720326"/>
    <w:rsid w:val="0072238E"/>
    <w:rsid w:val="00730F28"/>
    <w:rsid w:val="00732DAA"/>
    <w:rsid w:val="00733C76"/>
    <w:rsid w:val="00736566"/>
    <w:rsid w:val="0074063D"/>
    <w:rsid w:val="00752DAC"/>
    <w:rsid w:val="00753679"/>
    <w:rsid w:val="00756C39"/>
    <w:rsid w:val="00756CB1"/>
    <w:rsid w:val="00763365"/>
    <w:rsid w:val="00764E0B"/>
    <w:rsid w:val="00772384"/>
    <w:rsid w:val="00786F3B"/>
    <w:rsid w:val="0079371E"/>
    <w:rsid w:val="007937AE"/>
    <w:rsid w:val="007A06CC"/>
    <w:rsid w:val="007A618D"/>
    <w:rsid w:val="007B1521"/>
    <w:rsid w:val="007B5F21"/>
    <w:rsid w:val="007C1DDC"/>
    <w:rsid w:val="007C5E31"/>
    <w:rsid w:val="007E6804"/>
    <w:rsid w:val="007F3798"/>
    <w:rsid w:val="007F4239"/>
    <w:rsid w:val="00803DB7"/>
    <w:rsid w:val="00803E3D"/>
    <w:rsid w:val="00804DE1"/>
    <w:rsid w:val="008073B5"/>
    <w:rsid w:val="008105A4"/>
    <w:rsid w:val="008165B5"/>
    <w:rsid w:val="00823DA9"/>
    <w:rsid w:val="00823F93"/>
    <w:rsid w:val="00833EDA"/>
    <w:rsid w:val="008406A1"/>
    <w:rsid w:val="00844B4C"/>
    <w:rsid w:val="00845932"/>
    <w:rsid w:val="00846834"/>
    <w:rsid w:val="00855C5C"/>
    <w:rsid w:val="00862FCB"/>
    <w:rsid w:val="00876958"/>
    <w:rsid w:val="00880538"/>
    <w:rsid w:val="0089141A"/>
    <w:rsid w:val="008925D9"/>
    <w:rsid w:val="00896B97"/>
    <w:rsid w:val="008A6F2F"/>
    <w:rsid w:val="008B0EE7"/>
    <w:rsid w:val="008B59AF"/>
    <w:rsid w:val="008C26FF"/>
    <w:rsid w:val="008E14BF"/>
    <w:rsid w:val="008E305E"/>
    <w:rsid w:val="008E7EB5"/>
    <w:rsid w:val="008F1320"/>
    <w:rsid w:val="008F73B5"/>
    <w:rsid w:val="00901B0A"/>
    <w:rsid w:val="00902832"/>
    <w:rsid w:val="009113E9"/>
    <w:rsid w:val="00916DDE"/>
    <w:rsid w:val="00917C36"/>
    <w:rsid w:val="00920C1E"/>
    <w:rsid w:val="0092198D"/>
    <w:rsid w:val="00930EA5"/>
    <w:rsid w:val="00935283"/>
    <w:rsid w:val="00936783"/>
    <w:rsid w:val="00937828"/>
    <w:rsid w:val="00944F92"/>
    <w:rsid w:val="00951AD8"/>
    <w:rsid w:val="00953882"/>
    <w:rsid w:val="00954B7A"/>
    <w:rsid w:val="009551FD"/>
    <w:rsid w:val="00961405"/>
    <w:rsid w:val="00962EA3"/>
    <w:rsid w:val="0096680E"/>
    <w:rsid w:val="0097204E"/>
    <w:rsid w:val="0097421E"/>
    <w:rsid w:val="009767AC"/>
    <w:rsid w:val="009800E7"/>
    <w:rsid w:val="00985125"/>
    <w:rsid w:val="0098710E"/>
    <w:rsid w:val="009911E7"/>
    <w:rsid w:val="00991459"/>
    <w:rsid w:val="00993CB0"/>
    <w:rsid w:val="00994E8B"/>
    <w:rsid w:val="00995EED"/>
    <w:rsid w:val="00997EBF"/>
    <w:rsid w:val="009A5016"/>
    <w:rsid w:val="009A6A2E"/>
    <w:rsid w:val="009A7CB0"/>
    <w:rsid w:val="009B3FAF"/>
    <w:rsid w:val="009C5BCB"/>
    <w:rsid w:val="009D005C"/>
    <w:rsid w:val="009E03D2"/>
    <w:rsid w:val="009E0E1F"/>
    <w:rsid w:val="009E5DD5"/>
    <w:rsid w:val="009F39BA"/>
    <w:rsid w:val="009F703D"/>
    <w:rsid w:val="009F7464"/>
    <w:rsid w:val="00A04C35"/>
    <w:rsid w:val="00A12524"/>
    <w:rsid w:val="00A12FCA"/>
    <w:rsid w:val="00A306D7"/>
    <w:rsid w:val="00A34DF1"/>
    <w:rsid w:val="00A37210"/>
    <w:rsid w:val="00A40056"/>
    <w:rsid w:val="00A512E4"/>
    <w:rsid w:val="00A60F0A"/>
    <w:rsid w:val="00A81109"/>
    <w:rsid w:val="00AA195D"/>
    <w:rsid w:val="00AA5BF8"/>
    <w:rsid w:val="00AA765B"/>
    <w:rsid w:val="00AB0C46"/>
    <w:rsid w:val="00AB1909"/>
    <w:rsid w:val="00AB4180"/>
    <w:rsid w:val="00AB696E"/>
    <w:rsid w:val="00AC19F3"/>
    <w:rsid w:val="00AC2341"/>
    <w:rsid w:val="00AC6006"/>
    <w:rsid w:val="00AD24AB"/>
    <w:rsid w:val="00AE0975"/>
    <w:rsid w:val="00AE38E6"/>
    <w:rsid w:val="00AE6F56"/>
    <w:rsid w:val="00AF6D42"/>
    <w:rsid w:val="00B01BCF"/>
    <w:rsid w:val="00B06C84"/>
    <w:rsid w:val="00B261DA"/>
    <w:rsid w:val="00B32FA2"/>
    <w:rsid w:val="00B37C0F"/>
    <w:rsid w:val="00B424BD"/>
    <w:rsid w:val="00B44AEA"/>
    <w:rsid w:val="00B4644D"/>
    <w:rsid w:val="00B50B76"/>
    <w:rsid w:val="00B55B88"/>
    <w:rsid w:val="00B71E07"/>
    <w:rsid w:val="00B8533A"/>
    <w:rsid w:val="00BA6995"/>
    <w:rsid w:val="00BA7805"/>
    <w:rsid w:val="00BB16F3"/>
    <w:rsid w:val="00BB4DA6"/>
    <w:rsid w:val="00BC57D2"/>
    <w:rsid w:val="00BC6B87"/>
    <w:rsid w:val="00BD521E"/>
    <w:rsid w:val="00BE0196"/>
    <w:rsid w:val="00BE0CD1"/>
    <w:rsid w:val="00BE1F12"/>
    <w:rsid w:val="00BE4C82"/>
    <w:rsid w:val="00BE5892"/>
    <w:rsid w:val="00BE5BE2"/>
    <w:rsid w:val="00C14D88"/>
    <w:rsid w:val="00C212A9"/>
    <w:rsid w:val="00C22667"/>
    <w:rsid w:val="00C2343F"/>
    <w:rsid w:val="00C25E4F"/>
    <w:rsid w:val="00C26834"/>
    <w:rsid w:val="00C40571"/>
    <w:rsid w:val="00C4348A"/>
    <w:rsid w:val="00C4586B"/>
    <w:rsid w:val="00C517D8"/>
    <w:rsid w:val="00C6329E"/>
    <w:rsid w:val="00C65575"/>
    <w:rsid w:val="00C67880"/>
    <w:rsid w:val="00C819AD"/>
    <w:rsid w:val="00C822A5"/>
    <w:rsid w:val="00C8280D"/>
    <w:rsid w:val="00C85D1F"/>
    <w:rsid w:val="00C93A7B"/>
    <w:rsid w:val="00CA5730"/>
    <w:rsid w:val="00CB2A73"/>
    <w:rsid w:val="00CC130A"/>
    <w:rsid w:val="00CC3E82"/>
    <w:rsid w:val="00CC5987"/>
    <w:rsid w:val="00CD278B"/>
    <w:rsid w:val="00CE320A"/>
    <w:rsid w:val="00CE6EF6"/>
    <w:rsid w:val="00CF0CCD"/>
    <w:rsid w:val="00CF2D2C"/>
    <w:rsid w:val="00D00CD1"/>
    <w:rsid w:val="00D05556"/>
    <w:rsid w:val="00D06392"/>
    <w:rsid w:val="00D1168E"/>
    <w:rsid w:val="00D1215F"/>
    <w:rsid w:val="00D14FF7"/>
    <w:rsid w:val="00D20E4A"/>
    <w:rsid w:val="00D30B7D"/>
    <w:rsid w:val="00D416BE"/>
    <w:rsid w:val="00D44B24"/>
    <w:rsid w:val="00D50406"/>
    <w:rsid w:val="00D505D1"/>
    <w:rsid w:val="00D50935"/>
    <w:rsid w:val="00D627D1"/>
    <w:rsid w:val="00D6466B"/>
    <w:rsid w:val="00D7344F"/>
    <w:rsid w:val="00D805C7"/>
    <w:rsid w:val="00D933E7"/>
    <w:rsid w:val="00D971C7"/>
    <w:rsid w:val="00DA026B"/>
    <w:rsid w:val="00DA7A67"/>
    <w:rsid w:val="00DB0615"/>
    <w:rsid w:val="00DB6EB3"/>
    <w:rsid w:val="00DB721D"/>
    <w:rsid w:val="00DC0AC7"/>
    <w:rsid w:val="00DC2189"/>
    <w:rsid w:val="00DC380C"/>
    <w:rsid w:val="00DC396D"/>
    <w:rsid w:val="00DC57A2"/>
    <w:rsid w:val="00DC585D"/>
    <w:rsid w:val="00DD4949"/>
    <w:rsid w:val="00DE2327"/>
    <w:rsid w:val="00DE47E7"/>
    <w:rsid w:val="00DE5B73"/>
    <w:rsid w:val="00DF0B5B"/>
    <w:rsid w:val="00DF3321"/>
    <w:rsid w:val="00DF3F51"/>
    <w:rsid w:val="00E033C1"/>
    <w:rsid w:val="00E121D3"/>
    <w:rsid w:val="00E24C2C"/>
    <w:rsid w:val="00E35D93"/>
    <w:rsid w:val="00E36C99"/>
    <w:rsid w:val="00E507FF"/>
    <w:rsid w:val="00E50FA9"/>
    <w:rsid w:val="00E527C3"/>
    <w:rsid w:val="00E610E0"/>
    <w:rsid w:val="00E62233"/>
    <w:rsid w:val="00E62738"/>
    <w:rsid w:val="00E668E6"/>
    <w:rsid w:val="00E70C23"/>
    <w:rsid w:val="00E76B58"/>
    <w:rsid w:val="00E922EA"/>
    <w:rsid w:val="00E952D5"/>
    <w:rsid w:val="00EA014C"/>
    <w:rsid w:val="00EB0867"/>
    <w:rsid w:val="00EB7143"/>
    <w:rsid w:val="00EC04D0"/>
    <w:rsid w:val="00EC5667"/>
    <w:rsid w:val="00ED06C5"/>
    <w:rsid w:val="00ED1421"/>
    <w:rsid w:val="00ED22D8"/>
    <w:rsid w:val="00ED3798"/>
    <w:rsid w:val="00ED4957"/>
    <w:rsid w:val="00EE20A2"/>
    <w:rsid w:val="00EE7138"/>
    <w:rsid w:val="00EF018E"/>
    <w:rsid w:val="00F01003"/>
    <w:rsid w:val="00F03B87"/>
    <w:rsid w:val="00F1462D"/>
    <w:rsid w:val="00F17E0E"/>
    <w:rsid w:val="00F24463"/>
    <w:rsid w:val="00F26888"/>
    <w:rsid w:val="00F27029"/>
    <w:rsid w:val="00F30F1F"/>
    <w:rsid w:val="00F31FD0"/>
    <w:rsid w:val="00F3467E"/>
    <w:rsid w:val="00F5065F"/>
    <w:rsid w:val="00F507FF"/>
    <w:rsid w:val="00F51345"/>
    <w:rsid w:val="00F5297B"/>
    <w:rsid w:val="00F56838"/>
    <w:rsid w:val="00F6264B"/>
    <w:rsid w:val="00F67E02"/>
    <w:rsid w:val="00F70404"/>
    <w:rsid w:val="00F72798"/>
    <w:rsid w:val="00F771D6"/>
    <w:rsid w:val="00F86406"/>
    <w:rsid w:val="00F86791"/>
    <w:rsid w:val="00F87171"/>
    <w:rsid w:val="00FA195D"/>
    <w:rsid w:val="00FA2B17"/>
    <w:rsid w:val="00FA2BF9"/>
    <w:rsid w:val="00FA3177"/>
    <w:rsid w:val="00FB20A9"/>
    <w:rsid w:val="00FB76C5"/>
    <w:rsid w:val="00FC0196"/>
    <w:rsid w:val="00FC2C5E"/>
    <w:rsid w:val="00FD5FA4"/>
    <w:rsid w:val="00FE0F87"/>
    <w:rsid w:val="00FE15A4"/>
    <w:rsid w:val="00FE1B70"/>
    <w:rsid w:val="00FE5046"/>
    <w:rsid w:val="00FF15E3"/>
    <w:rsid w:val="00FF19B6"/>
    <w:rsid w:val="00FF6D5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9B06C"/>
  <w15:docId w15:val="{1A5CEA28-CF51-DE44-B3EA-5C6AF703B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1"/>
    <w:qFormat/>
    <w:rsid w:val="00F44D54"/>
    <w:pPr>
      <w:widowControl w:val="0"/>
      <w:tabs>
        <w:tab w:val="left" w:pos="170"/>
      </w:tabs>
      <w:autoSpaceDE w:val="0"/>
      <w:autoSpaceDN w:val="0"/>
      <w:spacing w:after="240" w:line="360" w:lineRule="auto"/>
      <w:jc w:val="both"/>
    </w:pPr>
    <w:rPr>
      <w:rFonts w:ascii="Arial" w:eastAsia="Times New Roman" w:hAnsi="Arial" w:cs="Times New Roman"/>
      <w:sz w:val="24"/>
      <w:lang w:val="en-GB"/>
    </w:rPr>
  </w:style>
  <w:style w:type="paragraph" w:styleId="Heading1">
    <w:name w:val="heading 1"/>
    <w:basedOn w:val="Normal"/>
    <w:link w:val="Heading1Char"/>
    <w:autoRedefine/>
    <w:uiPriority w:val="1"/>
    <w:qFormat/>
    <w:rsid w:val="00876958"/>
    <w:pPr>
      <w:tabs>
        <w:tab w:val="clear" w:pos="170"/>
      </w:tabs>
      <w:spacing w:after="120"/>
      <w:ind w:left="737" w:hanging="737"/>
      <w:outlineLvl w:val="0"/>
      <w:pPrChange w:id="0" w:author="Xolani Sibande" w:date="2023-11-29T08:36:00Z">
        <w:pPr>
          <w:widowControl w:val="0"/>
          <w:autoSpaceDE w:val="0"/>
          <w:autoSpaceDN w:val="0"/>
          <w:spacing w:after="120" w:line="360" w:lineRule="auto"/>
          <w:ind w:left="737" w:hanging="737"/>
          <w:jc w:val="both"/>
          <w:outlineLvl w:val="0"/>
        </w:pPr>
      </w:pPrChange>
    </w:pPr>
    <w:rPr>
      <w:rFonts w:eastAsia="Arial" w:cs="Arial"/>
      <w:b/>
      <w:bCs/>
      <w:szCs w:val="24"/>
      <w:rPrChange w:id="0" w:author="Xolani Sibande" w:date="2023-11-29T08:36:00Z">
        <w:rPr>
          <w:rFonts w:ascii="Arial" w:eastAsia="Arial" w:hAnsi="Arial" w:cs="Arial"/>
          <w:b/>
          <w:bCs/>
          <w:sz w:val="24"/>
          <w:szCs w:val="24"/>
          <w:lang w:val="en-GB" w:eastAsia="en-US" w:bidi="ar-SA"/>
        </w:rPr>
      </w:rPrChange>
    </w:rPr>
  </w:style>
  <w:style w:type="paragraph" w:styleId="Heading2">
    <w:name w:val="heading 2"/>
    <w:basedOn w:val="Normal"/>
    <w:link w:val="Heading2Char"/>
    <w:uiPriority w:val="1"/>
    <w:qFormat/>
    <w:rsid w:val="001B247C"/>
    <w:pPr>
      <w:widowControl/>
      <w:tabs>
        <w:tab w:val="clear" w:pos="170"/>
      </w:tabs>
      <w:autoSpaceDE/>
      <w:autoSpaceDN/>
      <w:spacing w:after="120"/>
      <w:ind w:left="737" w:hanging="737"/>
      <w:outlineLvl w:val="1"/>
    </w:pPr>
    <w:rPr>
      <w:rFonts w:eastAsiaTheme="minorHAnsi" w:cs="Arial"/>
      <w:b/>
    </w:rPr>
  </w:style>
  <w:style w:type="paragraph" w:styleId="Heading3">
    <w:name w:val="heading 3"/>
    <w:basedOn w:val="Normal"/>
    <w:next w:val="Normal"/>
    <w:link w:val="Heading3Char"/>
    <w:uiPriority w:val="9"/>
    <w:unhideWhenUsed/>
    <w:qFormat/>
    <w:rsid w:val="001B247C"/>
    <w:pPr>
      <w:widowControl/>
      <w:tabs>
        <w:tab w:val="clear" w:pos="170"/>
      </w:tabs>
      <w:autoSpaceDE/>
      <w:autoSpaceDN/>
      <w:spacing w:after="120"/>
      <w:ind w:left="737" w:hanging="737"/>
      <w:outlineLvl w:val="2"/>
    </w:pPr>
    <w:rPr>
      <w:rFonts w:eastAsiaTheme="minorHAnsi" w:cs="Arial"/>
      <w:b/>
    </w:rPr>
  </w:style>
  <w:style w:type="paragraph" w:styleId="Heading4">
    <w:name w:val="heading 4"/>
    <w:basedOn w:val="Normal"/>
    <w:next w:val="Normal"/>
    <w:link w:val="Heading4Char"/>
    <w:uiPriority w:val="9"/>
    <w:unhideWhenUsed/>
    <w:qFormat/>
    <w:rsid w:val="009D31B9"/>
    <w:pPr>
      <w:keepNext/>
      <w:adjustRightInd w:val="0"/>
      <w:spacing w:line="240" w:lineRule="auto"/>
      <w:outlineLvl w:val="3"/>
    </w:pPr>
    <w:rPr>
      <w:rFonts w:cs="Arial"/>
      <w:b/>
      <w:bCs/>
      <w:color w:val="000000" w:themeColor="text1"/>
      <w:sz w:val="52"/>
      <w:szCs w:val="52"/>
    </w:rPr>
  </w:style>
  <w:style w:type="paragraph" w:styleId="Heading5">
    <w:name w:val="heading 5"/>
    <w:basedOn w:val="Normal"/>
    <w:next w:val="Normal"/>
    <w:link w:val="Heading5Char"/>
    <w:uiPriority w:val="9"/>
    <w:unhideWhenUsed/>
    <w:qFormat/>
    <w:rsid w:val="009D31B9"/>
    <w:pPr>
      <w:keepNext/>
      <w:spacing w:line="240" w:lineRule="auto"/>
      <w:outlineLvl w:val="4"/>
    </w:pPr>
    <w:rPr>
      <w:rFonts w:cs="Arial"/>
      <w:b/>
      <w:bCs/>
      <w:color w:val="000000" w:themeColor="text1"/>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76958"/>
    <w:rPr>
      <w:rFonts w:ascii="Arial" w:eastAsia="Arial" w:hAnsi="Arial" w:cs="Arial"/>
      <w:b/>
      <w:bCs/>
      <w:sz w:val="24"/>
      <w:szCs w:val="24"/>
      <w:lang w:val="en-GB"/>
    </w:rPr>
  </w:style>
  <w:style w:type="character" w:customStyle="1" w:styleId="Heading2Char">
    <w:name w:val="Heading 2 Char"/>
    <w:basedOn w:val="DefaultParagraphFont"/>
    <w:link w:val="Heading2"/>
    <w:uiPriority w:val="1"/>
    <w:rsid w:val="001B247C"/>
    <w:rPr>
      <w:rFonts w:ascii="Arial" w:hAnsi="Arial" w:cs="Arial"/>
      <w:b/>
      <w:sz w:val="24"/>
      <w:lang w:val="en-GB"/>
    </w:rPr>
  </w:style>
  <w:style w:type="paragraph" w:styleId="BodyText">
    <w:name w:val="Body Text"/>
    <w:basedOn w:val="Normal"/>
    <w:link w:val="BodyTextChar"/>
    <w:uiPriority w:val="1"/>
    <w:qFormat/>
    <w:rsid w:val="00A73CCA"/>
    <w:rPr>
      <w:szCs w:val="20"/>
    </w:rPr>
  </w:style>
  <w:style w:type="character" w:customStyle="1" w:styleId="BodyTextChar">
    <w:name w:val="Body Text Char"/>
    <w:basedOn w:val="DefaultParagraphFont"/>
    <w:link w:val="BodyText"/>
    <w:uiPriority w:val="1"/>
    <w:rsid w:val="00A73CCA"/>
    <w:rPr>
      <w:rFonts w:ascii="Times New Roman" w:eastAsia="Times New Roman" w:hAnsi="Times New Roman" w:cs="Times New Roman"/>
      <w:sz w:val="20"/>
      <w:szCs w:val="20"/>
      <w:lang w:val="en-US"/>
    </w:rPr>
  </w:style>
  <w:style w:type="paragraph" w:styleId="Title">
    <w:name w:val="Title"/>
    <w:basedOn w:val="Normal"/>
    <w:link w:val="TitleChar"/>
    <w:uiPriority w:val="1"/>
    <w:qFormat/>
    <w:rsid w:val="00A73CCA"/>
    <w:pPr>
      <w:spacing w:before="268"/>
      <w:ind w:left="120" w:right="1408"/>
    </w:pPr>
    <w:rPr>
      <w:rFonts w:ascii="Verdana" w:eastAsia="Verdana" w:hAnsi="Verdana" w:cs="Verdana"/>
      <w:sz w:val="30"/>
      <w:szCs w:val="30"/>
    </w:rPr>
  </w:style>
  <w:style w:type="character" w:customStyle="1" w:styleId="TitleChar">
    <w:name w:val="Title Char"/>
    <w:basedOn w:val="DefaultParagraphFont"/>
    <w:link w:val="Title"/>
    <w:uiPriority w:val="1"/>
    <w:rsid w:val="00A73CCA"/>
    <w:rPr>
      <w:rFonts w:ascii="Verdana" w:eastAsia="Verdana" w:hAnsi="Verdana" w:cs="Verdana"/>
      <w:sz w:val="30"/>
      <w:szCs w:val="30"/>
      <w:lang w:val="en-US"/>
    </w:rPr>
  </w:style>
  <w:style w:type="paragraph" w:styleId="ListParagraph">
    <w:name w:val="List Paragraph"/>
    <w:basedOn w:val="Normal"/>
    <w:uiPriority w:val="1"/>
    <w:qFormat/>
    <w:rsid w:val="00A73CCA"/>
    <w:pPr>
      <w:spacing w:before="1"/>
      <w:ind w:left="359" w:right="797" w:hanging="240"/>
    </w:pPr>
  </w:style>
  <w:style w:type="paragraph" w:customStyle="1" w:styleId="TableParagraph">
    <w:name w:val="Table Paragraph"/>
    <w:basedOn w:val="Normal"/>
    <w:uiPriority w:val="1"/>
    <w:qFormat/>
    <w:rsid w:val="00A73CCA"/>
  </w:style>
  <w:style w:type="paragraph" w:styleId="Header">
    <w:name w:val="header"/>
    <w:basedOn w:val="Normal"/>
    <w:link w:val="HeaderChar"/>
    <w:uiPriority w:val="99"/>
    <w:unhideWhenUsed/>
    <w:rsid w:val="00A73CCA"/>
    <w:pPr>
      <w:tabs>
        <w:tab w:val="center" w:pos="4513"/>
        <w:tab w:val="right" w:pos="9026"/>
      </w:tabs>
    </w:pPr>
  </w:style>
  <w:style w:type="character" w:customStyle="1" w:styleId="HeaderChar">
    <w:name w:val="Header Char"/>
    <w:basedOn w:val="DefaultParagraphFont"/>
    <w:link w:val="Header"/>
    <w:uiPriority w:val="99"/>
    <w:rsid w:val="00A73CCA"/>
    <w:rPr>
      <w:rFonts w:ascii="Times New Roman" w:eastAsia="Times New Roman" w:hAnsi="Times New Roman" w:cs="Times New Roman"/>
      <w:lang w:val="en-US"/>
    </w:rPr>
  </w:style>
  <w:style w:type="paragraph" w:styleId="Footer">
    <w:name w:val="footer"/>
    <w:basedOn w:val="Normal"/>
    <w:link w:val="FooterChar"/>
    <w:uiPriority w:val="99"/>
    <w:unhideWhenUsed/>
    <w:rsid w:val="00A73CCA"/>
    <w:pPr>
      <w:tabs>
        <w:tab w:val="center" w:pos="4513"/>
        <w:tab w:val="right" w:pos="9026"/>
      </w:tabs>
    </w:pPr>
  </w:style>
  <w:style w:type="character" w:customStyle="1" w:styleId="FooterChar">
    <w:name w:val="Footer Char"/>
    <w:basedOn w:val="DefaultParagraphFont"/>
    <w:link w:val="Footer"/>
    <w:uiPriority w:val="99"/>
    <w:rsid w:val="00A73CCA"/>
    <w:rPr>
      <w:rFonts w:ascii="Times New Roman" w:eastAsia="Times New Roman" w:hAnsi="Times New Roman" w:cs="Times New Roman"/>
      <w:lang w:val="en-US"/>
    </w:rPr>
  </w:style>
  <w:style w:type="paragraph" w:styleId="FootnoteText">
    <w:name w:val="footnote text"/>
    <w:basedOn w:val="Normal"/>
    <w:link w:val="FootnoteTextChar"/>
    <w:autoRedefine/>
    <w:uiPriority w:val="99"/>
    <w:unhideWhenUsed/>
    <w:qFormat/>
    <w:rsid w:val="00AB4180"/>
    <w:pPr>
      <w:tabs>
        <w:tab w:val="clear" w:pos="170"/>
        <w:tab w:val="left" w:pos="0"/>
      </w:tabs>
      <w:spacing w:after="60" w:line="240" w:lineRule="auto"/>
      <w:jc w:val="left"/>
      <w:pPrChange w:id="1" w:author="Xolani Sibande" w:date="2023-12-04T09:04:00Z">
        <w:pPr>
          <w:widowControl w:val="0"/>
          <w:tabs>
            <w:tab w:val="left" w:pos="0"/>
          </w:tabs>
          <w:autoSpaceDE w:val="0"/>
          <w:autoSpaceDN w:val="0"/>
          <w:spacing w:after="60"/>
        </w:pPr>
      </w:pPrChange>
    </w:pPr>
    <w:rPr>
      <w:sz w:val="20"/>
      <w:szCs w:val="20"/>
      <w:rPrChange w:id="1" w:author="Xolani Sibande" w:date="2023-12-04T09:04:00Z">
        <w:rPr>
          <w:rFonts w:ascii="Arial" w:hAnsi="Arial"/>
          <w:lang w:val="en-GB" w:eastAsia="en-US" w:bidi="ar-SA"/>
        </w:rPr>
      </w:rPrChange>
    </w:rPr>
  </w:style>
  <w:style w:type="character" w:customStyle="1" w:styleId="FootnoteTextChar">
    <w:name w:val="Footnote Text Char"/>
    <w:basedOn w:val="DefaultParagraphFont"/>
    <w:link w:val="FootnoteText"/>
    <w:uiPriority w:val="99"/>
    <w:rsid w:val="00AB4180"/>
    <w:rPr>
      <w:rFonts w:ascii="Arial" w:eastAsia="Times New Roman" w:hAnsi="Arial" w:cs="Times New Roman"/>
      <w:sz w:val="20"/>
      <w:szCs w:val="20"/>
      <w:lang w:val="en-GB"/>
    </w:rPr>
  </w:style>
  <w:style w:type="character" w:styleId="FootnoteReference">
    <w:name w:val="footnote reference"/>
    <w:basedOn w:val="DefaultParagraphFont"/>
    <w:uiPriority w:val="99"/>
    <w:unhideWhenUsed/>
    <w:rsid w:val="004F3F54"/>
    <w:rPr>
      <w:vertAlign w:val="superscript"/>
    </w:rPr>
  </w:style>
  <w:style w:type="paragraph" w:customStyle="1" w:styleId="EndNoteBibliographyTitle">
    <w:name w:val="EndNote Bibliography Title"/>
    <w:basedOn w:val="Normal"/>
    <w:link w:val="EndNoteBibliographyTitleChar"/>
    <w:rsid w:val="004F3F54"/>
    <w:pPr>
      <w:jc w:val="center"/>
    </w:pPr>
    <w:rPr>
      <w:rFonts w:ascii="Times New Roman" w:hAnsi="Times New Roman"/>
      <w:noProof/>
    </w:rPr>
  </w:style>
  <w:style w:type="character" w:customStyle="1" w:styleId="EndNoteBibliographyTitleChar">
    <w:name w:val="EndNote Bibliography Title Char"/>
    <w:basedOn w:val="FootnoteTextChar"/>
    <w:link w:val="EndNoteBibliographyTitle"/>
    <w:rsid w:val="004F3F54"/>
    <w:rPr>
      <w:rFonts w:ascii="Times New Roman" w:eastAsia="Times New Roman" w:hAnsi="Times New Roman" w:cs="Times New Roman"/>
      <w:noProof/>
      <w:sz w:val="18"/>
      <w:szCs w:val="20"/>
      <w:lang w:val="en-US"/>
    </w:rPr>
  </w:style>
  <w:style w:type="paragraph" w:customStyle="1" w:styleId="EndNoteBibliography">
    <w:name w:val="EndNote Bibliography"/>
    <w:basedOn w:val="Normal"/>
    <w:link w:val="EndNoteBibliographyChar"/>
    <w:rsid w:val="004F3F54"/>
    <w:rPr>
      <w:rFonts w:ascii="Times New Roman" w:hAnsi="Times New Roman"/>
      <w:noProof/>
    </w:rPr>
  </w:style>
  <w:style w:type="character" w:customStyle="1" w:styleId="EndNoteBibliographyChar">
    <w:name w:val="EndNote Bibliography Char"/>
    <w:basedOn w:val="FootnoteTextChar"/>
    <w:link w:val="EndNoteBibliography"/>
    <w:rsid w:val="004F3F54"/>
    <w:rPr>
      <w:rFonts w:ascii="Times New Roman" w:eastAsia="Times New Roman" w:hAnsi="Times New Roman" w:cs="Times New Roman"/>
      <w:noProof/>
      <w:sz w:val="18"/>
      <w:szCs w:val="20"/>
      <w:lang w:val="en-US"/>
    </w:rPr>
  </w:style>
  <w:style w:type="character" w:styleId="Hyperlink">
    <w:name w:val="Hyperlink"/>
    <w:basedOn w:val="DefaultParagraphFont"/>
    <w:uiPriority w:val="99"/>
    <w:unhideWhenUsed/>
    <w:rsid w:val="004F3F54"/>
    <w:rPr>
      <w:color w:val="0563C1" w:themeColor="hyperlink"/>
      <w:u w:val="single"/>
    </w:rPr>
  </w:style>
  <w:style w:type="paragraph" w:styleId="NoSpacing">
    <w:name w:val="No Spacing"/>
    <w:uiPriority w:val="1"/>
    <w:qFormat/>
    <w:rsid w:val="00FE5B9F"/>
    <w:pPr>
      <w:widowControl w:val="0"/>
      <w:autoSpaceDE w:val="0"/>
      <w:autoSpaceDN w:val="0"/>
      <w:spacing w:after="0" w:line="240" w:lineRule="auto"/>
    </w:pPr>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1E4EA8"/>
    <w:rPr>
      <w:sz w:val="16"/>
      <w:szCs w:val="16"/>
    </w:rPr>
  </w:style>
  <w:style w:type="paragraph" w:styleId="CommentText">
    <w:name w:val="annotation text"/>
    <w:basedOn w:val="Normal"/>
    <w:link w:val="CommentTextChar"/>
    <w:uiPriority w:val="99"/>
    <w:unhideWhenUsed/>
    <w:rsid w:val="001E4EA8"/>
    <w:rPr>
      <w:szCs w:val="20"/>
    </w:rPr>
  </w:style>
  <w:style w:type="character" w:customStyle="1" w:styleId="CommentTextChar">
    <w:name w:val="Comment Text Char"/>
    <w:basedOn w:val="DefaultParagraphFont"/>
    <w:link w:val="CommentText"/>
    <w:uiPriority w:val="99"/>
    <w:rsid w:val="001E4EA8"/>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1E4EA8"/>
    <w:rPr>
      <w:b/>
      <w:bCs/>
    </w:rPr>
  </w:style>
  <w:style w:type="character" w:customStyle="1" w:styleId="CommentSubjectChar">
    <w:name w:val="Comment Subject Char"/>
    <w:basedOn w:val="CommentTextChar"/>
    <w:link w:val="CommentSubject"/>
    <w:uiPriority w:val="99"/>
    <w:semiHidden/>
    <w:rsid w:val="001E4EA8"/>
    <w:rPr>
      <w:rFonts w:ascii="Times New Roman" w:eastAsia="Times New Roman" w:hAnsi="Times New Roman" w:cs="Times New Roman"/>
      <w:b/>
      <w:bCs/>
      <w:sz w:val="20"/>
      <w:szCs w:val="20"/>
      <w:lang w:val="en-US"/>
    </w:rPr>
  </w:style>
  <w:style w:type="paragraph" w:styleId="BalloonText">
    <w:name w:val="Balloon Text"/>
    <w:basedOn w:val="Normal"/>
    <w:link w:val="BalloonTextChar"/>
    <w:uiPriority w:val="99"/>
    <w:semiHidden/>
    <w:unhideWhenUsed/>
    <w:rsid w:val="001E4EA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4EA8"/>
    <w:rPr>
      <w:rFonts w:ascii="Segoe UI" w:eastAsia="Times New Roman" w:hAnsi="Segoe UI" w:cs="Segoe UI"/>
      <w:sz w:val="18"/>
      <w:szCs w:val="18"/>
      <w:lang w:val="en-US"/>
    </w:rPr>
  </w:style>
  <w:style w:type="paragraph" w:customStyle="1" w:styleId="Style1">
    <w:name w:val="Style1"/>
    <w:basedOn w:val="BodyText"/>
    <w:uiPriority w:val="1"/>
    <w:qFormat/>
    <w:rsid w:val="000950CB"/>
    <w:pPr>
      <w:spacing w:before="30" w:line="271" w:lineRule="auto"/>
      <w:ind w:firstLine="240"/>
    </w:pPr>
    <w:rPr>
      <w:color w:val="231F20"/>
    </w:rPr>
  </w:style>
  <w:style w:type="paragraph" w:styleId="Caption">
    <w:name w:val="caption"/>
    <w:basedOn w:val="Normal"/>
    <w:next w:val="Normal"/>
    <w:uiPriority w:val="35"/>
    <w:qFormat/>
    <w:rsid w:val="00D87D72"/>
    <w:pPr>
      <w:widowControl/>
      <w:autoSpaceDE/>
      <w:autoSpaceDN/>
      <w:spacing w:before="60"/>
    </w:pPr>
    <w:rPr>
      <w:rFonts w:cs="Arial"/>
      <w:b/>
      <w:bCs/>
      <w:iCs/>
      <w:color w:val="000000" w:themeColor="text1"/>
      <w:szCs w:val="16"/>
    </w:rPr>
  </w:style>
  <w:style w:type="paragraph" w:styleId="EndnoteText">
    <w:name w:val="endnote text"/>
    <w:basedOn w:val="Normal"/>
    <w:link w:val="EndnoteTextChar"/>
    <w:uiPriority w:val="99"/>
    <w:semiHidden/>
    <w:unhideWhenUsed/>
    <w:rsid w:val="005B474E"/>
    <w:rPr>
      <w:sz w:val="20"/>
      <w:szCs w:val="20"/>
    </w:rPr>
  </w:style>
  <w:style w:type="character" w:customStyle="1" w:styleId="EndnoteTextChar">
    <w:name w:val="Endnote Text Char"/>
    <w:basedOn w:val="DefaultParagraphFont"/>
    <w:link w:val="EndnoteText"/>
    <w:uiPriority w:val="99"/>
    <w:semiHidden/>
    <w:rsid w:val="005B474E"/>
    <w:rPr>
      <w:rFonts w:ascii="Arial" w:eastAsia="Times New Roman" w:hAnsi="Arial" w:cs="Times New Roman"/>
      <w:sz w:val="20"/>
      <w:szCs w:val="20"/>
      <w:lang w:val="en-US"/>
    </w:rPr>
  </w:style>
  <w:style w:type="character" w:styleId="EndnoteReference">
    <w:name w:val="endnote reference"/>
    <w:basedOn w:val="DefaultParagraphFont"/>
    <w:uiPriority w:val="99"/>
    <w:semiHidden/>
    <w:unhideWhenUsed/>
    <w:rsid w:val="005B474E"/>
    <w:rPr>
      <w:vertAlign w:val="superscript"/>
    </w:rPr>
  </w:style>
  <w:style w:type="character" w:styleId="IntenseReference">
    <w:name w:val="Intense Reference"/>
    <w:basedOn w:val="DefaultParagraphFont"/>
    <w:uiPriority w:val="32"/>
    <w:qFormat/>
    <w:rsid w:val="000C3C39"/>
    <w:rPr>
      <w:b/>
      <w:bCs/>
      <w:smallCaps/>
      <w:color w:val="5B9BD5" w:themeColor="accent1"/>
      <w:spacing w:val="5"/>
    </w:rPr>
  </w:style>
  <w:style w:type="paragraph" w:customStyle="1" w:styleId="ChartNormal">
    <w:name w:val="__Chart_Normal"/>
    <w:basedOn w:val="Normal"/>
    <w:rsid w:val="001149CC"/>
    <w:pPr>
      <w:keepNext/>
      <w:framePr w:hSpace="57" w:vSpace="57" w:wrap="around" w:vAnchor="text" w:hAnchor="margin" w:x="1" w:y="1"/>
      <w:widowControl/>
      <w:tabs>
        <w:tab w:val="clear" w:pos="170"/>
      </w:tabs>
      <w:autoSpaceDE/>
      <w:autoSpaceDN/>
      <w:jc w:val="left"/>
    </w:pPr>
    <w:rPr>
      <w:rFonts w:ascii="Arial Narrow" w:eastAsia="SimSun" w:hAnsi="Arial Narrow" w:cs="Arial"/>
      <w:color w:val="000000"/>
      <w:sz w:val="14"/>
      <w:szCs w:val="20"/>
    </w:rPr>
  </w:style>
  <w:style w:type="character" w:customStyle="1" w:styleId="ChartObject">
    <w:name w:val="_Chart Object"/>
    <w:basedOn w:val="DefaultParagraphFont"/>
    <w:rsid w:val="001149CC"/>
  </w:style>
  <w:style w:type="character" w:customStyle="1" w:styleId="ChartSource">
    <w:name w:val="_Chart Source"/>
    <w:basedOn w:val="DefaultParagraphFont"/>
    <w:rsid w:val="001149CC"/>
    <w:rPr>
      <w:rFonts w:ascii="Arial Narrow" w:eastAsia="SimSun" w:hAnsi="Arial Narrow"/>
      <w:i w:val="0"/>
      <w:sz w:val="12"/>
      <w:bdr w:val="none" w:sz="0" w:space="0" w:color="auto"/>
      <w:shd w:val="clear" w:color="auto" w:fill="F2F2F2" w:themeFill="background1" w:themeFillShade="F2"/>
    </w:rPr>
  </w:style>
  <w:style w:type="character" w:customStyle="1" w:styleId="ChartTitle">
    <w:name w:val="_Chart Title"/>
    <w:basedOn w:val="DefaultParagraphFont"/>
    <w:rsid w:val="001149CC"/>
    <w:rPr>
      <w:rFonts w:ascii="Arial" w:eastAsia="SimHei" w:hAnsi="Arial"/>
      <w:b/>
      <w:sz w:val="18"/>
    </w:rPr>
  </w:style>
  <w:style w:type="character" w:customStyle="1" w:styleId="TableSubtitle">
    <w:name w:val="_Table Subtitle"/>
    <w:basedOn w:val="DefaultParagraphFont"/>
    <w:rsid w:val="00243684"/>
    <w:rPr>
      <w:rFonts w:ascii="Arial Narrow" w:eastAsia="SimSun" w:hAnsi="Arial Narrow"/>
      <w:b/>
      <w:sz w:val="14"/>
    </w:rPr>
  </w:style>
  <w:style w:type="paragraph" w:styleId="Revision">
    <w:name w:val="Revision"/>
    <w:hidden/>
    <w:uiPriority w:val="99"/>
    <w:semiHidden/>
    <w:rsid w:val="00B16664"/>
    <w:pPr>
      <w:spacing w:after="0" w:line="240" w:lineRule="auto"/>
    </w:pPr>
    <w:rPr>
      <w:rFonts w:ascii="Arial" w:eastAsia="Times New Roman" w:hAnsi="Arial" w:cs="Times New Roman"/>
      <w:lang w:val="en-US"/>
    </w:rPr>
  </w:style>
  <w:style w:type="character" w:styleId="FollowedHyperlink">
    <w:name w:val="FollowedHyperlink"/>
    <w:basedOn w:val="DefaultParagraphFont"/>
    <w:uiPriority w:val="99"/>
    <w:semiHidden/>
    <w:unhideWhenUsed/>
    <w:rsid w:val="00916F21"/>
    <w:rPr>
      <w:color w:val="954F72" w:themeColor="followedHyperlink"/>
      <w:u w:val="single"/>
    </w:rPr>
  </w:style>
  <w:style w:type="paragraph" w:styleId="BodyText2">
    <w:name w:val="Body Text 2"/>
    <w:basedOn w:val="Normal"/>
    <w:link w:val="BodyText2Char"/>
    <w:uiPriority w:val="99"/>
    <w:unhideWhenUsed/>
    <w:rsid w:val="007E5901"/>
    <w:pPr>
      <w:widowControl/>
      <w:tabs>
        <w:tab w:val="clear" w:pos="170"/>
      </w:tabs>
      <w:autoSpaceDE/>
      <w:autoSpaceDN/>
      <w:spacing w:line="288" w:lineRule="auto"/>
      <w:jc w:val="center"/>
    </w:pPr>
    <w:rPr>
      <w:rFonts w:eastAsiaTheme="minorHAnsi" w:cs="Arial"/>
      <w:b/>
      <w:sz w:val="28"/>
    </w:rPr>
  </w:style>
  <w:style w:type="character" w:customStyle="1" w:styleId="BodyText2Char">
    <w:name w:val="Body Text 2 Char"/>
    <w:basedOn w:val="DefaultParagraphFont"/>
    <w:link w:val="BodyText2"/>
    <w:uiPriority w:val="99"/>
    <w:rsid w:val="007E5901"/>
    <w:rPr>
      <w:rFonts w:ascii="Arial" w:hAnsi="Arial" w:cs="Arial"/>
      <w:b/>
      <w:sz w:val="28"/>
      <w:lang w:val="en-US"/>
    </w:rPr>
  </w:style>
  <w:style w:type="paragraph" w:styleId="BodyText3">
    <w:name w:val="Body Text 3"/>
    <w:basedOn w:val="Normal"/>
    <w:link w:val="BodyText3Char"/>
    <w:uiPriority w:val="99"/>
    <w:unhideWhenUsed/>
    <w:rsid w:val="00006603"/>
    <w:pPr>
      <w:widowControl/>
      <w:tabs>
        <w:tab w:val="clear" w:pos="170"/>
      </w:tabs>
      <w:autoSpaceDE/>
      <w:autoSpaceDN/>
      <w:spacing w:line="288" w:lineRule="auto"/>
    </w:pPr>
    <w:rPr>
      <w:rFonts w:eastAsiaTheme="minorHAnsi" w:cs="Arial"/>
    </w:rPr>
  </w:style>
  <w:style w:type="character" w:customStyle="1" w:styleId="BodyText3Char">
    <w:name w:val="Body Text 3 Char"/>
    <w:basedOn w:val="DefaultParagraphFont"/>
    <w:link w:val="BodyText3"/>
    <w:uiPriority w:val="99"/>
    <w:rsid w:val="00006603"/>
    <w:rPr>
      <w:rFonts w:ascii="Arial" w:hAnsi="Arial" w:cs="Arial"/>
      <w:lang w:val="en-US"/>
    </w:rPr>
  </w:style>
  <w:style w:type="paragraph" w:customStyle="1" w:styleId="Default">
    <w:name w:val="Default"/>
    <w:rsid w:val="003F05F8"/>
    <w:pPr>
      <w:autoSpaceDE w:val="0"/>
      <w:autoSpaceDN w:val="0"/>
      <w:adjustRightInd w:val="0"/>
      <w:spacing w:after="0" w:line="240" w:lineRule="auto"/>
    </w:pPr>
    <w:rPr>
      <w:rFonts w:ascii="Arial" w:eastAsia="Cambria" w:hAnsi="Arial" w:cs="Arial"/>
      <w:color w:val="000000"/>
      <w:sz w:val="24"/>
      <w:szCs w:val="24"/>
      <w:lang w:val="en-US" w:eastAsia="en-GB"/>
    </w:rPr>
  </w:style>
  <w:style w:type="character" w:customStyle="1" w:styleId="Heading3Char">
    <w:name w:val="Heading 3 Char"/>
    <w:basedOn w:val="DefaultParagraphFont"/>
    <w:link w:val="Heading3"/>
    <w:uiPriority w:val="9"/>
    <w:rsid w:val="001B247C"/>
    <w:rPr>
      <w:rFonts w:ascii="Arial" w:hAnsi="Arial" w:cs="Arial"/>
      <w:b/>
      <w:sz w:val="24"/>
      <w:lang w:val="en-GB"/>
    </w:rPr>
  </w:style>
  <w:style w:type="character" w:customStyle="1" w:styleId="Heading4Char">
    <w:name w:val="Heading 4 Char"/>
    <w:basedOn w:val="DefaultParagraphFont"/>
    <w:link w:val="Heading4"/>
    <w:uiPriority w:val="9"/>
    <w:rsid w:val="009D31B9"/>
    <w:rPr>
      <w:rFonts w:ascii="Arial" w:eastAsia="Times New Roman" w:hAnsi="Arial" w:cs="Arial"/>
      <w:b/>
      <w:bCs/>
      <w:color w:val="000000" w:themeColor="text1"/>
      <w:sz w:val="52"/>
      <w:szCs w:val="52"/>
      <w:lang w:val="en-GB"/>
    </w:rPr>
  </w:style>
  <w:style w:type="character" w:customStyle="1" w:styleId="Heading5Char">
    <w:name w:val="Heading 5 Char"/>
    <w:basedOn w:val="DefaultParagraphFont"/>
    <w:link w:val="Heading5"/>
    <w:uiPriority w:val="9"/>
    <w:rsid w:val="009D31B9"/>
    <w:rPr>
      <w:rFonts w:ascii="Arial" w:eastAsia="Times New Roman" w:hAnsi="Arial" w:cs="Arial"/>
      <w:b/>
      <w:bCs/>
      <w:color w:val="000000" w:themeColor="text1"/>
      <w:sz w:val="30"/>
      <w:szCs w:val="30"/>
      <w:lang w:val="en-GB"/>
    </w:rPr>
  </w:style>
  <w:style w:type="paragraph" w:customStyle="1" w:styleId="TableCaption">
    <w:name w:val="Table Caption"/>
    <w:basedOn w:val="BodyText"/>
    <w:qFormat/>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paragraph" w:styleId="NormalWeb">
    <w:name w:val="Normal (Web)"/>
    <w:basedOn w:val="Normal"/>
    <w:uiPriority w:val="99"/>
    <w:semiHidden/>
    <w:unhideWhenUsed/>
    <w:rsid w:val="00B37C0F"/>
    <w:rPr>
      <w:rFonts w:ascii="Times New Roman" w:hAnsi="Times New Roman"/>
      <w:szCs w:val="24"/>
    </w:rPr>
  </w:style>
  <w:style w:type="character" w:customStyle="1" w:styleId="UnresolvedMention1">
    <w:name w:val="Unresolved Mention1"/>
    <w:basedOn w:val="DefaultParagraphFont"/>
    <w:uiPriority w:val="99"/>
    <w:semiHidden/>
    <w:unhideWhenUsed/>
    <w:rsid w:val="002278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22275">
      <w:bodyDiv w:val="1"/>
      <w:marLeft w:val="0"/>
      <w:marRight w:val="0"/>
      <w:marTop w:val="0"/>
      <w:marBottom w:val="0"/>
      <w:divBdr>
        <w:top w:val="none" w:sz="0" w:space="0" w:color="auto"/>
        <w:left w:val="none" w:sz="0" w:space="0" w:color="auto"/>
        <w:bottom w:val="none" w:sz="0" w:space="0" w:color="auto"/>
        <w:right w:val="none" w:sz="0" w:space="0" w:color="auto"/>
      </w:divBdr>
      <w:divsChild>
        <w:div w:id="903295340">
          <w:marLeft w:val="0"/>
          <w:marRight w:val="0"/>
          <w:marTop w:val="0"/>
          <w:marBottom w:val="0"/>
          <w:divBdr>
            <w:top w:val="none" w:sz="0" w:space="0" w:color="auto"/>
            <w:left w:val="none" w:sz="0" w:space="0" w:color="auto"/>
            <w:bottom w:val="none" w:sz="0" w:space="0" w:color="auto"/>
            <w:right w:val="none" w:sz="0" w:space="0" w:color="auto"/>
          </w:divBdr>
        </w:div>
      </w:divsChild>
    </w:div>
    <w:div w:id="143162080">
      <w:bodyDiv w:val="1"/>
      <w:marLeft w:val="0"/>
      <w:marRight w:val="0"/>
      <w:marTop w:val="0"/>
      <w:marBottom w:val="0"/>
      <w:divBdr>
        <w:top w:val="none" w:sz="0" w:space="0" w:color="auto"/>
        <w:left w:val="none" w:sz="0" w:space="0" w:color="auto"/>
        <w:bottom w:val="none" w:sz="0" w:space="0" w:color="auto"/>
        <w:right w:val="none" w:sz="0" w:space="0" w:color="auto"/>
      </w:divBdr>
      <w:divsChild>
        <w:div w:id="189538426">
          <w:marLeft w:val="0"/>
          <w:marRight w:val="0"/>
          <w:marTop w:val="0"/>
          <w:marBottom w:val="0"/>
          <w:divBdr>
            <w:top w:val="none" w:sz="0" w:space="0" w:color="auto"/>
            <w:left w:val="none" w:sz="0" w:space="0" w:color="auto"/>
            <w:bottom w:val="none" w:sz="0" w:space="0" w:color="auto"/>
            <w:right w:val="none" w:sz="0" w:space="0" w:color="auto"/>
          </w:divBdr>
          <w:divsChild>
            <w:div w:id="1525052805">
              <w:marLeft w:val="0"/>
              <w:marRight w:val="0"/>
              <w:marTop w:val="0"/>
              <w:marBottom w:val="0"/>
              <w:divBdr>
                <w:top w:val="none" w:sz="0" w:space="0" w:color="auto"/>
                <w:left w:val="none" w:sz="0" w:space="0" w:color="auto"/>
                <w:bottom w:val="none" w:sz="0" w:space="0" w:color="auto"/>
                <w:right w:val="none" w:sz="0" w:space="0" w:color="auto"/>
              </w:divBdr>
              <w:divsChild>
                <w:div w:id="53254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80230">
      <w:bodyDiv w:val="1"/>
      <w:marLeft w:val="0"/>
      <w:marRight w:val="0"/>
      <w:marTop w:val="0"/>
      <w:marBottom w:val="0"/>
      <w:divBdr>
        <w:top w:val="none" w:sz="0" w:space="0" w:color="auto"/>
        <w:left w:val="none" w:sz="0" w:space="0" w:color="auto"/>
        <w:bottom w:val="none" w:sz="0" w:space="0" w:color="auto"/>
        <w:right w:val="none" w:sz="0" w:space="0" w:color="auto"/>
      </w:divBdr>
      <w:divsChild>
        <w:div w:id="1676033636">
          <w:marLeft w:val="0"/>
          <w:marRight w:val="0"/>
          <w:marTop w:val="0"/>
          <w:marBottom w:val="0"/>
          <w:divBdr>
            <w:top w:val="none" w:sz="0" w:space="0" w:color="auto"/>
            <w:left w:val="none" w:sz="0" w:space="0" w:color="auto"/>
            <w:bottom w:val="none" w:sz="0" w:space="0" w:color="auto"/>
            <w:right w:val="none" w:sz="0" w:space="0" w:color="auto"/>
          </w:divBdr>
          <w:divsChild>
            <w:div w:id="1504079572">
              <w:marLeft w:val="0"/>
              <w:marRight w:val="0"/>
              <w:marTop w:val="0"/>
              <w:marBottom w:val="0"/>
              <w:divBdr>
                <w:top w:val="none" w:sz="0" w:space="0" w:color="auto"/>
                <w:left w:val="none" w:sz="0" w:space="0" w:color="auto"/>
                <w:bottom w:val="none" w:sz="0" w:space="0" w:color="auto"/>
                <w:right w:val="none" w:sz="0" w:space="0" w:color="auto"/>
              </w:divBdr>
              <w:divsChild>
                <w:div w:id="43826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90507">
      <w:bodyDiv w:val="1"/>
      <w:marLeft w:val="0"/>
      <w:marRight w:val="0"/>
      <w:marTop w:val="0"/>
      <w:marBottom w:val="0"/>
      <w:divBdr>
        <w:top w:val="none" w:sz="0" w:space="0" w:color="auto"/>
        <w:left w:val="none" w:sz="0" w:space="0" w:color="auto"/>
        <w:bottom w:val="none" w:sz="0" w:space="0" w:color="auto"/>
        <w:right w:val="none" w:sz="0" w:space="0" w:color="auto"/>
      </w:divBdr>
      <w:divsChild>
        <w:div w:id="1626351822">
          <w:marLeft w:val="0"/>
          <w:marRight w:val="0"/>
          <w:marTop w:val="0"/>
          <w:marBottom w:val="0"/>
          <w:divBdr>
            <w:top w:val="none" w:sz="0" w:space="0" w:color="auto"/>
            <w:left w:val="none" w:sz="0" w:space="0" w:color="auto"/>
            <w:bottom w:val="none" w:sz="0" w:space="0" w:color="auto"/>
            <w:right w:val="none" w:sz="0" w:space="0" w:color="auto"/>
          </w:divBdr>
          <w:divsChild>
            <w:div w:id="1351302224">
              <w:marLeft w:val="0"/>
              <w:marRight w:val="0"/>
              <w:marTop w:val="0"/>
              <w:marBottom w:val="0"/>
              <w:divBdr>
                <w:top w:val="none" w:sz="0" w:space="0" w:color="auto"/>
                <w:left w:val="none" w:sz="0" w:space="0" w:color="auto"/>
                <w:bottom w:val="none" w:sz="0" w:space="0" w:color="auto"/>
                <w:right w:val="none" w:sz="0" w:space="0" w:color="auto"/>
              </w:divBdr>
              <w:divsChild>
                <w:div w:id="210688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908997">
      <w:bodyDiv w:val="1"/>
      <w:marLeft w:val="0"/>
      <w:marRight w:val="0"/>
      <w:marTop w:val="0"/>
      <w:marBottom w:val="0"/>
      <w:divBdr>
        <w:top w:val="none" w:sz="0" w:space="0" w:color="auto"/>
        <w:left w:val="none" w:sz="0" w:space="0" w:color="auto"/>
        <w:bottom w:val="none" w:sz="0" w:space="0" w:color="auto"/>
        <w:right w:val="none" w:sz="0" w:space="0" w:color="auto"/>
      </w:divBdr>
      <w:divsChild>
        <w:div w:id="938214715">
          <w:marLeft w:val="0"/>
          <w:marRight w:val="0"/>
          <w:marTop w:val="0"/>
          <w:marBottom w:val="0"/>
          <w:divBdr>
            <w:top w:val="none" w:sz="0" w:space="0" w:color="auto"/>
            <w:left w:val="none" w:sz="0" w:space="0" w:color="auto"/>
            <w:bottom w:val="none" w:sz="0" w:space="0" w:color="auto"/>
            <w:right w:val="none" w:sz="0" w:space="0" w:color="auto"/>
          </w:divBdr>
          <w:divsChild>
            <w:div w:id="530530747">
              <w:marLeft w:val="0"/>
              <w:marRight w:val="0"/>
              <w:marTop w:val="0"/>
              <w:marBottom w:val="0"/>
              <w:divBdr>
                <w:top w:val="none" w:sz="0" w:space="0" w:color="auto"/>
                <w:left w:val="none" w:sz="0" w:space="0" w:color="auto"/>
                <w:bottom w:val="none" w:sz="0" w:space="0" w:color="auto"/>
                <w:right w:val="none" w:sz="0" w:space="0" w:color="auto"/>
              </w:divBdr>
              <w:divsChild>
                <w:div w:id="75644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046085">
      <w:bodyDiv w:val="1"/>
      <w:marLeft w:val="0"/>
      <w:marRight w:val="0"/>
      <w:marTop w:val="0"/>
      <w:marBottom w:val="0"/>
      <w:divBdr>
        <w:top w:val="none" w:sz="0" w:space="0" w:color="auto"/>
        <w:left w:val="none" w:sz="0" w:space="0" w:color="auto"/>
        <w:bottom w:val="none" w:sz="0" w:space="0" w:color="auto"/>
        <w:right w:val="none" w:sz="0" w:space="0" w:color="auto"/>
      </w:divBdr>
    </w:div>
    <w:div w:id="840122287">
      <w:bodyDiv w:val="1"/>
      <w:marLeft w:val="0"/>
      <w:marRight w:val="0"/>
      <w:marTop w:val="0"/>
      <w:marBottom w:val="0"/>
      <w:divBdr>
        <w:top w:val="none" w:sz="0" w:space="0" w:color="auto"/>
        <w:left w:val="none" w:sz="0" w:space="0" w:color="auto"/>
        <w:bottom w:val="none" w:sz="0" w:space="0" w:color="auto"/>
        <w:right w:val="none" w:sz="0" w:space="0" w:color="auto"/>
      </w:divBdr>
      <w:divsChild>
        <w:div w:id="1556088894">
          <w:marLeft w:val="0"/>
          <w:marRight w:val="0"/>
          <w:marTop w:val="0"/>
          <w:marBottom w:val="0"/>
          <w:divBdr>
            <w:top w:val="none" w:sz="0" w:space="0" w:color="auto"/>
            <w:left w:val="none" w:sz="0" w:space="0" w:color="auto"/>
            <w:bottom w:val="none" w:sz="0" w:space="0" w:color="auto"/>
            <w:right w:val="none" w:sz="0" w:space="0" w:color="auto"/>
          </w:divBdr>
          <w:divsChild>
            <w:div w:id="928075867">
              <w:marLeft w:val="0"/>
              <w:marRight w:val="0"/>
              <w:marTop w:val="0"/>
              <w:marBottom w:val="0"/>
              <w:divBdr>
                <w:top w:val="none" w:sz="0" w:space="0" w:color="auto"/>
                <w:left w:val="none" w:sz="0" w:space="0" w:color="auto"/>
                <w:bottom w:val="none" w:sz="0" w:space="0" w:color="auto"/>
                <w:right w:val="none" w:sz="0" w:space="0" w:color="auto"/>
              </w:divBdr>
              <w:divsChild>
                <w:div w:id="11386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808969">
      <w:bodyDiv w:val="1"/>
      <w:marLeft w:val="0"/>
      <w:marRight w:val="0"/>
      <w:marTop w:val="0"/>
      <w:marBottom w:val="0"/>
      <w:divBdr>
        <w:top w:val="none" w:sz="0" w:space="0" w:color="auto"/>
        <w:left w:val="none" w:sz="0" w:space="0" w:color="auto"/>
        <w:bottom w:val="none" w:sz="0" w:space="0" w:color="auto"/>
        <w:right w:val="none" w:sz="0" w:space="0" w:color="auto"/>
      </w:divBdr>
      <w:divsChild>
        <w:div w:id="1579560941">
          <w:marLeft w:val="0"/>
          <w:marRight w:val="0"/>
          <w:marTop w:val="0"/>
          <w:marBottom w:val="0"/>
          <w:divBdr>
            <w:top w:val="none" w:sz="0" w:space="0" w:color="auto"/>
            <w:left w:val="none" w:sz="0" w:space="0" w:color="auto"/>
            <w:bottom w:val="none" w:sz="0" w:space="0" w:color="auto"/>
            <w:right w:val="none" w:sz="0" w:space="0" w:color="auto"/>
          </w:divBdr>
          <w:divsChild>
            <w:div w:id="1309817923">
              <w:marLeft w:val="0"/>
              <w:marRight w:val="0"/>
              <w:marTop w:val="0"/>
              <w:marBottom w:val="0"/>
              <w:divBdr>
                <w:top w:val="none" w:sz="0" w:space="0" w:color="auto"/>
                <w:left w:val="none" w:sz="0" w:space="0" w:color="auto"/>
                <w:bottom w:val="none" w:sz="0" w:space="0" w:color="auto"/>
                <w:right w:val="none" w:sz="0" w:space="0" w:color="auto"/>
              </w:divBdr>
              <w:divsChild>
                <w:div w:id="5894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545944">
      <w:bodyDiv w:val="1"/>
      <w:marLeft w:val="0"/>
      <w:marRight w:val="0"/>
      <w:marTop w:val="0"/>
      <w:marBottom w:val="0"/>
      <w:divBdr>
        <w:top w:val="none" w:sz="0" w:space="0" w:color="auto"/>
        <w:left w:val="none" w:sz="0" w:space="0" w:color="auto"/>
        <w:bottom w:val="none" w:sz="0" w:space="0" w:color="auto"/>
        <w:right w:val="none" w:sz="0" w:space="0" w:color="auto"/>
      </w:divBdr>
    </w:div>
    <w:div w:id="1409576228">
      <w:bodyDiv w:val="1"/>
      <w:marLeft w:val="0"/>
      <w:marRight w:val="0"/>
      <w:marTop w:val="0"/>
      <w:marBottom w:val="0"/>
      <w:divBdr>
        <w:top w:val="none" w:sz="0" w:space="0" w:color="auto"/>
        <w:left w:val="none" w:sz="0" w:space="0" w:color="auto"/>
        <w:bottom w:val="none" w:sz="0" w:space="0" w:color="auto"/>
        <w:right w:val="none" w:sz="0" w:space="0" w:color="auto"/>
      </w:divBdr>
      <w:divsChild>
        <w:div w:id="1144278464">
          <w:marLeft w:val="0"/>
          <w:marRight w:val="0"/>
          <w:marTop w:val="0"/>
          <w:marBottom w:val="0"/>
          <w:divBdr>
            <w:top w:val="none" w:sz="0" w:space="0" w:color="auto"/>
            <w:left w:val="none" w:sz="0" w:space="0" w:color="auto"/>
            <w:bottom w:val="none" w:sz="0" w:space="0" w:color="auto"/>
            <w:right w:val="none" w:sz="0" w:space="0" w:color="auto"/>
          </w:divBdr>
          <w:divsChild>
            <w:div w:id="370423220">
              <w:marLeft w:val="0"/>
              <w:marRight w:val="0"/>
              <w:marTop w:val="0"/>
              <w:marBottom w:val="0"/>
              <w:divBdr>
                <w:top w:val="none" w:sz="0" w:space="0" w:color="auto"/>
                <w:left w:val="none" w:sz="0" w:space="0" w:color="auto"/>
                <w:bottom w:val="none" w:sz="0" w:space="0" w:color="auto"/>
                <w:right w:val="none" w:sz="0" w:space="0" w:color="auto"/>
              </w:divBdr>
              <w:divsChild>
                <w:div w:id="209054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192848">
      <w:bodyDiv w:val="1"/>
      <w:marLeft w:val="0"/>
      <w:marRight w:val="0"/>
      <w:marTop w:val="0"/>
      <w:marBottom w:val="0"/>
      <w:divBdr>
        <w:top w:val="none" w:sz="0" w:space="0" w:color="auto"/>
        <w:left w:val="none" w:sz="0" w:space="0" w:color="auto"/>
        <w:bottom w:val="none" w:sz="0" w:space="0" w:color="auto"/>
        <w:right w:val="none" w:sz="0" w:space="0" w:color="auto"/>
      </w:divBdr>
      <w:divsChild>
        <w:div w:id="159276014">
          <w:marLeft w:val="0"/>
          <w:marRight w:val="0"/>
          <w:marTop w:val="0"/>
          <w:marBottom w:val="0"/>
          <w:divBdr>
            <w:top w:val="none" w:sz="0" w:space="0" w:color="auto"/>
            <w:left w:val="none" w:sz="0" w:space="0" w:color="auto"/>
            <w:bottom w:val="none" w:sz="0" w:space="0" w:color="auto"/>
            <w:right w:val="none" w:sz="0" w:space="0" w:color="auto"/>
          </w:divBdr>
          <w:divsChild>
            <w:div w:id="1241065648">
              <w:marLeft w:val="0"/>
              <w:marRight w:val="0"/>
              <w:marTop w:val="0"/>
              <w:marBottom w:val="0"/>
              <w:divBdr>
                <w:top w:val="none" w:sz="0" w:space="0" w:color="auto"/>
                <w:left w:val="none" w:sz="0" w:space="0" w:color="auto"/>
                <w:bottom w:val="none" w:sz="0" w:space="0" w:color="auto"/>
                <w:right w:val="none" w:sz="0" w:space="0" w:color="auto"/>
              </w:divBdr>
              <w:divsChild>
                <w:div w:id="214631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550026">
      <w:bodyDiv w:val="1"/>
      <w:marLeft w:val="0"/>
      <w:marRight w:val="0"/>
      <w:marTop w:val="0"/>
      <w:marBottom w:val="0"/>
      <w:divBdr>
        <w:top w:val="none" w:sz="0" w:space="0" w:color="auto"/>
        <w:left w:val="none" w:sz="0" w:space="0" w:color="auto"/>
        <w:bottom w:val="none" w:sz="0" w:space="0" w:color="auto"/>
        <w:right w:val="none" w:sz="0" w:space="0" w:color="auto"/>
      </w:divBdr>
      <w:divsChild>
        <w:div w:id="6445126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footer" Target="footer1.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s>
</file>

<file path=word/_rels/footnotes.xml.rels><?xml version="1.0" encoding="UTF-8" standalone="yes"?>
<Relationships xmlns="http://schemas.openxmlformats.org/package/2006/relationships"><Relationship Id="rId2" Type="http://schemas.openxmlformats.org/officeDocument/2006/relationships/hyperlink" Target="https://www.resbank.co.za/en/home/what-we-do/Prudentialregulation/sa-registered-banks-and-representative-offices" TargetMode="External"/><Relationship Id="rId1" Type="http://schemas.openxmlformats.org/officeDocument/2006/relationships/hyperlink" Target="https://www.imf.org/external/datamapper/profile/ZA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FFEF5-F388-C541-BE29-8801E20D5114}">
  <ds:schemaRefs>
    <ds:schemaRef ds:uri="http://schemas.openxmlformats.org/officeDocument/2006/bibliography"/>
  </ds:schemaRefs>
</ds:datastoreItem>
</file>

<file path=docMetadata/LabelInfo.xml><?xml version="1.0" encoding="utf-8"?>
<clbl:labelList xmlns:clbl="http://schemas.microsoft.com/office/2020/mipLabelMetadata">
  <clbl:label id="{70c52299-74de-4dfd-b117-c9c408edfa50}" enabled="1" method="Standard" siteId="{853cbaab-a620-4178-8933-88d76414184a}" contentBits="0" removed="0"/>
</clbl:labelList>
</file>

<file path=docProps/app.xml><?xml version="1.0" encoding="utf-8"?>
<Properties xmlns="http://schemas.openxmlformats.org/officeDocument/2006/extended-properties" xmlns:vt="http://schemas.openxmlformats.org/officeDocument/2006/docPropsVTypes">
  <Template>Normal.dotm</Template>
  <TotalTime>1</TotalTime>
  <Pages>45</Pages>
  <Words>11520</Words>
  <Characters>65670</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Xolani Sibande</dc:creator>
  <cp:keywords/>
  <cp:lastModifiedBy>Xolani Sibande</cp:lastModifiedBy>
  <cp:revision>2</cp:revision>
  <dcterms:created xsi:type="dcterms:W3CDTF">2024-01-09T11:26:00Z</dcterms:created>
  <dcterms:modified xsi:type="dcterms:W3CDTF">2024-01-09T11:26:00Z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sarb.bst</vt:lpwstr>
  </property>
  <property fmtid="{D5CDD505-2E9C-101B-9397-08002B2CF9AE}" pid="3" name="bibliography">
    <vt:lpwstr>references.bib</vt:lpwstr>
  </property>
  <property fmtid="{D5CDD505-2E9C-101B-9397-08002B2CF9AE}" pid="4" name="csl">
    <vt:lpwstr>ucl-institute-of-education-harvard.csl</vt:lpwstr>
  </property>
  <property fmtid="{D5CDD505-2E9C-101B-9397-08002B2CF9AE}" pid="5" name="fontsize">
    <vt:lpwstr>12</vt:lpwstr>
  </property>
  <property fmtid="{D5CDD505-2E9C-101B-9397-08002B2CF9AE}" pid="6" name="linestretch">
    <vt:lpwstr>1.5</vt:lpwstr>
  </property>
  <property fmtid="{D5CDD505-2E9C-101B-9397-08002B2CF9AE}" pid="7" name="natbiboptions">
    <vt:lpwstr>round</vt:lpwstr>
  </property>
  <property fmtid="{D5CDD505-2E9C-101B-9397-08002B2CF9AE}" pid="8" name="output">
    <vt:lpwstr/>
  </property>
</Properties>
</file>